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45679B7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4"/>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4"/>
      <w:r w:rsidR="00EF4036">
        <w:rPr>
          <w:rStyle w:val="CommentReference"/>
          <w:rFonts w:ascii="Times New Roman" w:hAnsiTheme="minorHAnsi"/>
        </w:rPr>
        <w:commentReference w:id="4"/>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del w:id="5" w:author="Michael Cramer" w:date="2020-01-21T16:04:00Z">
        <w:r w:rsidR="00841086" w:rsidDel="00EF4036">
          <w:delText>Note, w</w:delText>
        </w:r>
      </w:del>
      <w:ins w:id="6" w:author="Michael Cramer" w:date="2020-01-21T16:04:00Z">
        <w:r w:rsidR="00EF4036">
          <w:t>W</w:t>
        </w:r>
      </w:ins>
      <w:r w:rsidR="00841086">
        <w:t>e excluded occurrence data (and indeed environmental data, below) originating from coastal pixels at the 0.05</w:t>
      </w:r>
      <w:r w:rsidR="00841086">
        <w:rPr>
          <w:rFonts w:cstheme="majorBidi"/>
        </w:rPr>
        <w:t>° resolution</w:t>
      </w:r>
      <w:r w:rsidR="00D52E5F">
        <w:rPr>
          <w:rFonts w:cstheme="majorBidi"/>
        </w:rPr>
        <w:t xml:space="preserve">. This excluded </w:t>
      </w:r>
      <w:del w:id="7" w:author="Michael Cramer" w:date="2020-01-21T16:04:00Z">
        <w:r w:rsidR="00D52E5F" w:rsidDel="00EF4036">
          <w:rPr>
            <w:rFonts w:cstheme="majorBidi"/>
          </w:rPr>
          <w:delText xml:space="preserve">any relationships exhibited in </w:delText>
        </w:r>
      </w:del>
      <w:r w:rsidR="00D52E5F">
        <w:rPr>
          <w:rFonts w:cstheme="majorBidi"/>
        </w:rPr>
        <w:t>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03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03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commentRangeStart w:id="8"/>
      <w:r w:rsidR="000519A1">
        <w:t>(</w:t>
      </w:r>
      <w:r w:rsidR="000519A1">
        <w:rPr>
          <w:i/>
        </w:rPr>
        <w:t>CLES</w:t>
      </w:r>
      <w:r w:rsidR="000519A1" w:rsidRPr="000519A1">
        <w:t>)</w:t>
      </w:r>
      <w:r w:rsidR="000519A1">
        <w:t xml:space="preserve"> </w:t>
      </w:r>
      <w:commentRangeEnd w:id="8"/>
      <w:r w:rsidR="00DD6E28">
        <w:rPr>
          <w:rStyle w:val="CommentReference"/>
          <w:rFonts w:ascii="Times New Roman" w:hAnsiTheme="minorHAnsi"/>
        </w:rPr>
        <w:commentReference w:id="8"/>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2"/>
      <w:r w:rsidR="00F5444D">
        <w:rPr>
          <w:rStyle w:val="CommentReference"/>
          <w:rFonts w:ascii="Times New Roman" w:hAnsiTheme="minorHAnsi"/>
        </w:rPr>
        <w:commentReference w:id="12"/>
      </w:r>
      <w:r w:rsidRPr="006B3905">
        <w:t xml:space="preserve">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3"/>
      <w:r w:rsidRPr="006B3905">
        <w:t>741</w:t>
      </w:r>
      <w:commentRangeEnd w:id="13"/>
      <w:r w:rsidR="00C512E9">
        <w:rPr>
          <w:rStyle w:val="CommentReference"/>
          <w:rFonts w:ascii="Times New Roman" w:hAnsiTheme="minorHAnsi"/>
        </w:rPr>
        <w:commentReference w:id="13"/>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7089104" w:rsidR="00AD4DCC" w:rsidRDefault="00C512E9" w:rsidP="008A4E97">
      <w:pPr>
        <w:pStyle w:val="FirstParagraph"/>
      </w:pPr>
      <w:ins w:id="14" w:author="Michael Cramer" w:date="2020-01-21T16:50:00Z">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ins>
      <w:ins w:id="15" w:author="Michael Cramer" w:date="2020-01-21T16:51:00Z">
        <w:r>
          <w:t xml:space="preserve"> </w:t>
        </w:r>
        <w:r w:rsidRPr="00916B93">
          <w:t>(</w:t>
        </w:r>
        <w:r>
          <w:t>Figure 3</w:t>
        </w:r>
        <w:r w:rsidRPr="00916B93">
          <w:t>)</w:t>
        </w:r>
      </w:ins>
      <w:ins w:id="16" w:author="Michael Cramer" w:date="2020-01-21T16:50:00Z">
        <w:r>
          <w:t>, w</w:t>
        </w:r>
      </w:ins>
      <w:del w:id="17" w:author="Michael Cramer" w:date="2020-01-21T16:50:00Z">
        <w:r w:rsidR="00AD1230" w:rsidDel="00C512E9">
          <w:delText>W</w:delText>
        </w:r>
      </w:del>
      <w:r w:rsidR="00AD1230">
        <w:t>ith a few exceptions (</w:t>
      </w:r>
      <w:ins w:id="18" w:author="Michael Cramer" w:date="2020-01-21T16:51:00Z">
        <w:r>
          <w:t xml:space="preserve">i.e. </w:t>
        </w:r>
      </w:ins>
      <w:r w:rsidR="00AD1230">
        <w:t>MAP, NDVI and CEC at the DS-scale</w:t>
      </w:r>
      <w:del w:id="19" w:author="Michael Cramer" w:date="2020-01-21T16:51:00Z">
        <w:r w:rsidR="00AD1230" w:rsidDel="00C512E9">
          <w:delText xml:space="preserve">; </w:delText>
        </w:r>
        <w:r w:rsidR="0031751D" w:rsidDel="00C512E9">
          <w:delText>Figure</w:delText>
        </w:r>
        <w:r w:rsidR="005C5EBF" w:rsidDel="00C512E9">
          <w:delText xml:space="preserve"> 3</w:delText>
        </w:r>
        <w:r w:rsidR="00AD1230" w:rsidDel="00C512E9">
          <w:delText>b,e,f</w:delText>
        </w:r>
      </w:del>
      <w:r w:rsidR="00AD1230">
        <w:t>)</w:t>
      </w:r>
      <w:del w:id="20" w:author="Michael Cramer" w:date="2020-01-21T16:51:00Z">
        <w:r w:rsidR="00AD1230" w:rsidDel="00C512E9">
          <w:delText xml:space="preserve">, </w:delText>
        </w:r>
      </w:del>
      <w:del w:id="21" w:author="Michael Cramer" w:date="2020-01-21T16:50:00Z">
        <w:r w:rsidR="001A23A6" w:rsidRPr="00916B93" w:rsidDel="00C512E9">
          <w:rPr>
            <w:i/>
          </w:rPr>
          <w:delText>CLES</w:delText>
        </w:r>
        <w:r w:rsidR="00776E99" w:rsidDel="00C512E9">
          <w:delText xml:space="preserve"> comparisons revealed</w:delText>
        </w:r>
        <w:r w:rsidR="0060601F" w:rsidRPr="00916B93" w:rsidDel="00C512E9">
          <w:delText xml:space="preserve"> the GCFR </w:delText>
        </w:r>
        <w:r w:rsidR="00776E99" w:rsidDel="00C512E9">
          <w:delText>to</w:delText>
        </w:r>
        <w:r w:rsidR="00776E99" w:rsidRPr="00916B93" w:rsidDel="00C512E9">
          <w:delText xml:space="preserve"> </w:delText>
        </w:r>
        <w:r w:rsidR="00776E99" w:rsidDel="00C512E9">
          <w:delText>be</w:delText>
        </w:r>
        <w:r w:rsidR="0060601F" w:rsidRPr="00916B93" w:rsidDel="00C512E9">
          <w:delText xml:space="preserve"> more heterogeneous</w:delText>
        </w:r>
        <w:r w:rsidR="00AB36BF" w:rsidRPr="009A6ABA" w:rsidDel="00C512E9">
          <w:rPr>
            <w:lang w:val="en-ZA"/>
          </w:rPr>
          <w:delText xml:space="preserve"> </w:delText>
        </w:r>
        <w:r w:rsidR="0060601F" w:rsidRPr="00916B93" w:rsidDel="00C512E9">
          <w:delText xml:space="preserve">than the SWAFR </w:delText>
        </w:r>
        <w:r w:rsidR="00E32EE7" w:rsidDel="00C512E9">
          <w:delText>in</w:delText>
        </w:r>
        <w:r w:rsidR="00E32EE7" w:rsidRPr="00916B93" w:rsidDel="00C512E9">
          <w:delText xml:space="preserve"> </w:delText>
        </w:r>
        <w:r w:rsidR="0060601F" w:rsidRPr="00916B93" w:rsidDel="00C512E9">
          <w:delText xml:space="preserve">all nine environmental variables, </w:delText>
        </w:r>
        <w:r w:rsidR="00AB21A1" w:rsidDel="00C512E9">
          <w:delText xml:space="preserve">and </w:delText>
        </w:r>
        <w:r w:rsidR="0060601F" w:rsidRPr="00916B93" w:rsidDel="00C512E9">
          <w:delText xml:space="preserve">across the full range of spatial scales </w:delText>
        </w:r>
      </w:del>
      <w:del w:id="22" w:author="Michael Cramer" w:date="2020-01-21T16:51:00Z">
        <w:r w:rsidR="0060601F" w:rsidRPr="00916B93" w:rsidDel="00C512E9">
          <w:delText>(</w:delText>
        </w:r>
        <w:r w:rsidR="0031751D" w:rsidDel="00C512E9">
          <w:delText>Figure</w:delText>
        </w:r>
        <w:r w:rsidR="005C5EBF" w:rsidDel="00C512E9">
          <w:delText xml:space="preserve"> 3</w:delText>
        </w:r>
        <w:r w:rsidR="00826383" w:rsidRPr="00916B93" w:rsidDel="00C512E9">
          <w:delText>)</w:delText>
        </w:r>
      </w:del>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proofErr w:type="gramStart"/>
      <w:r w:rsidR="00AF1477">
        <w:t>c,d</w:t>
      </w:r>
      <w:proofErr w:type="gramEnd"/>
      <w:r w:rsidR="00AF1477">
        <w:t>)</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23"/>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23"/>
      <w:r w:rsidR="00BB1C13">
        <w:rPr>
          <w:rStyle w:val="CommentReference"/>
          <w:rFonts w:ascii="Times New Roman" w:hAnsiTheme="minorHAnsi"/>
        </w:rPr>
        <w:commentReference w:id="23"/>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w:t>
      </w:r>
      <w:commentRangeStart w:id="24"/>
      <w:r w:rsidR="00F554DF">
        <w:rPr>
          <w:rFonts w:eastAsiaTheme="minorEastAsia"/>
        </w:rPr>
        <w:t>each of the nine environmental variables</w:t>
      </w:r>
      <w:commentRangeEnd w:id="24"/>
      <w:r w:rsidR="00372978">
        <w:rPr>
          <w:rStyle w:val="CommentReference"/>
          <w:rFonts w:ascii="Times New Roman" w:hAnsiTheme="minorHAnsi"/>
        </w:rPr>
        <w:commentReference w:id="24"/>
      </w:r>
      <w:r w:rsidR="00F554DF">
        <w:rPr>
          <w:rFonts w:eastAsiaTheme="minorEastAsia"/>
        </w:rPr>
        <w:t xml:space="preserve">, as well as the main axis of heterogeneity (PC1), influence species richness in a consistently positive manner across the two study </w:t>
      </w:r>
      <w:commentRangeStart w:id="25"/>
      <w:r w:rsidR="00F554DF">
        <w:rPr>
          <w:rFonts w:eastAsiaTheme="minorEastAsia"/>
        </w:rPr>
        <w:t>regions</w:t>
      </w:r>
      <w:commentRangeEnd w:id="25"/>
      <w:r w:rsidR="00165181">
        <w:rPr>
          <w:rStyle w:val="CommentReference"/>
          <w:rFonts w:ascii="Times New Roman" w:hAnsiTheme="minorHAnsi"/>
        </w:rPr>
        <w:commentReference w:id="25"/>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proofErr w:type="gramStart"/>
      <w:r w:rsidR="00983D13">
        <w:rPr>
          <w:rFonts w:eastAsiaTheme="minorEastAsia"/>
        </w:rPr>
        <w:t>b,c</w:t>
      </w:r>
      <w:proofErr w:type="gramEnd"/>
      <w:r w:rsidR="00983D13">
        <w:rPr>
          <w:rFonts w:eastAsiaTheme="minorEastAsia"/>
        </w:rPr>
        <w:t xml:space="preserve">;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w:t>
      </w:r>
      <w:proofErr w:type="gramStart"/>
      <w:r w:rsidR="00EB3F26">
        <w:t xml:space="preserve">significant, </w:t>
      </w:r>
      <w:r w:rsidR="001A7D58">
        <w:rPr>
          <w:rFonts w:eastAsiaTheme="minorEastAsia" w:cstheme="majorBidi"/>
        </w:rPr>
        <w:t xml:space="preserve"> are</w:t>
      </w:r>
      <w:proofErr w:type="gramEnd"/>
      <w:r w:rsidR="001A7D58">
        <w:rPr>
          <w:rFonts w:eastAsiaTheme="minorEastAsia" w:cstheme="majorBidi"/>
        </w:rPr>
        <w:t xml:space="preserv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26"/>
      <w:r w:rsidR="00866807">
        <w:t>SWAFR.</w:t>
      </w:r>
      <w:commentRangeEnd w:id="26"/>
      <w:r w:rsidR="00372978">
        <w:rPr>
          <w:rStyle w:val="CommentReference"/>
          <w:rFonts w:ascii="Times New Roman" w:hAnsiTheme="minorHAnsi"/>
        </w:rPr>
        <w:commentReference w:id="26"/>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27"/>
      <w:r w:rsidR="00350FE5">
        <w:t xml:space="preserve">generally </w:t>
      </w:r>
      <w:commentRangeEnd w:id="27"/>
      <w:r w:rsidR="00372978">
        <w:rPr>
          <w:rStyle w:val="CommentReference"/>
          <w:rFonts w:ascii="Times New Roman" w:hAnsiTheme="minorHAnsi"/>
        </w:rPr>
        <w:commentReference w:id="2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2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28"/>
      <w:r w:rsidR="006A44FA">
        <w:rPr>
          <w:rStyle w:val="CommentReference"/>
          <w:rFonts w:ascii="Times New Roman" w:hAnsiTheme="minorHAnsi"/>
        </w:rPr>
        <w:commentReference w:id="28"/>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9"/>
      <w:r w:rsidR="006A44FA">
        <w:rPr>
          <w:rStyle w:val="CommentReference"/>
          <w:rFonts w:ascii="Times New Roman" w:hAnsiTheme="minorHAnsi"/>
        </w:rPr>
        <w:commentReference w:id="29"/>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30"/>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30"/>
      <w:r w:rsidR="006A44FA">
        <w:rPr>
          <w:rStyle w:val="CommentReference"/>
          <w:rFonts w:ascii="Times New Roman" w:hAnsiTheme="minorHAnsi"/>
        </w:rPr>
        <w:commentReference w:id="3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3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3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32"/>
      <w:r w:rsidR="007F39BA">
        <w:rPr>
          <w:rStyle w:val="CommentReference"/>
          <w:rFonts w:ascii="Times New Roman" w:hAnsiTheme="minorHAnsi"/>
        </w:rPr>
        <w:commentReference w:id="3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3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33"/>
      <w:r w:rsidR="007F39BA">
        <w:rPr>
          <w:rStyle w:val="CommentReference"/>
          <w:rFonts w:ascii="Times New Roman" w:hAnsiTheme="minorHAnsi"/>
        </w:rPr>
        <w:commentReference w:id="3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3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34"/>
      <w:r w:rsidR="007F39BA">
        <w:rPr>
          <w:rStyle w:val="CommentReference"/>
          <w:rFonts w:ascii="Times New Roman" w:hAnsiTheme="minorHAnsi"/>
        </w:rPr>
        <w:commentReference w:id="3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3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35"/>
      <w:r w:rsidR="00F72B17">
        <w:rPr>
          <w:rStyle w:val="CommentReference"/>
          <w:rFonts w:ascii="Times New Roman" w:hAnsiTheme="minorHAnsi"/>
        </w:rPr>
        <w:commentReference w:id="3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36"/>
      <w:r w:rsidR="0072106C">
        <w:t xml:space="preserve">single-site </w:t>
      </w:r>
      <w:commentRangeEnd w:id="36"/>
      <w:r w:rsidR="00952699">
        <w:rPr>
          <w:rStyle w:val="CommentReference"/>
          <w:rFonts w:ascii="Times New Roman" w:hAnsiTheme="minorHAnsi"/>
        </w:rPr>
        <w:commentReference w:id="3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47F81722"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ins w:id="37" w:author="Michael Cramer" w:date="2020-01-21T18:48:00Z">
        <w:r w:rsidR="00952699">
          <w:t xml:space="preserve">multiple </w:t>
        </w:r>
      </w:ins>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ins w:id="38" w:author="Michael Cramer" w:date="2020-01-21T18:49:00Z">
        <w:r w:rsidR="00952699">
          <w:t xml:space="preserve">fine-scale </w:t>
        </w:r>
      </w:ins>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del w:id="39" w:author="Michael Cramer" w:date="2020-01-21T18:49:00Z">
        <w:r w:rsidR="00FD7934" w:rsidDel="00952699">
          <w:delText xml:space="preserve">for </w:delText>
        </w:r>
      </w:del>
      <w:ins w:id="40" w:author="Michael Cramer" w:date="2020-01-21T18:49:00Z">
        <w:r w:rsidR="00952699">
          <w:t>between</w:t>
        </w:r>
        <w:r w:rsidR="00952699">
          <w:t xml:space="preserve"> </w:t>
        </w:r>
      </w:ins>
      <w:r w:rsidR="00FD7934">
        <w:t>the</w:t>
      </w:r>
      <w:ins w:id="41" w:author="Michael Cramer" w:date="2020-01-21T18:49:00Z">
        <w:r w:rsidR="00952699">
          <w:t xml:space="preserve"> GCFR and</w:t>
        </w:r>
      </w:ins>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97D380E"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737794">
        <w:t>—and between—</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4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42"/>
      <w:r w:rsidR="00246D04">
        <w:rPr>
          <w:rStyle w:val="CommentReference"/>
          <w:rFonts w:ascii="Times New Roman" w:hAnsiTheme="minorHAnsi"/>
        </w:rPr>
        <w:commentReference w:id="4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B02213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43"/>
      <w:r w:rsidR="002B4C08">
        <w:t>suspect</w:t>
      </w:r>
      <w:commentRangeEnd w:id="43"/>
      <w:r w:rsidR="00B753DF">
        <w:rPr>
          <w:rStyle w:val="CommentReference"/>
          <w:rFonts w:ascii="Times New Roman" w:hAnsiTheme="minorHAnsi"/>
        </w:rPr>
        <w:commentReference w:id="43"/>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44"/>
      <w:r w:rsidR="008A6F1B">
        <w:t>But</w:t>
      </w:r>
      <w:commentRangeEnd w:id="44"/>
      <w:r w:rsidR="00B753DF">
        <w:rPr>
          <w:rStyle w:val="CommentReference"/>
          <w:rFonts w:ascii="Times New Roman" w:hAnsiTheme="minorHAnsi"/>
        </w:rPr>
        <w:commentReference w:id="44"/>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del w:id="45" w:author="Michael Cramer" w:date="2020-01-21T19:01:00Z">
        <w:r w:rsidR="00422E7C" w:rsidDel="00B753DF">
          <w:delText>,</w:delText>
        </w:r>
      </w:del>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46"/>
      <w:r w:rsidR="005143E0">
        <w:t xml:space="preserve">putative refugia </w:t>
      </w:r>
      <w:r w:rsidR="00A44F62">
        <w:t xml:space="preserve">in the SWAFR </w:t>
      </w:r>
      <w:r w:rsidR="005143E0">
        <w:t>is somewhat un</w:t>
      </w:r>
      <w:r w:rsidR="0084063D">
        <w:t>clear</w:t>
      </w:r>
      <w:commentRangeEnd w:id="46"/>
      <w:r w:rsidR="00B753DF">
        <w:rPr>
          <w:rStyle w:val="CommentReference"/>
          <w:rFonts w:ascii="Times New Roman" w:hAnsiTheme="minorHAnsi"/>
        </w:rPr>
        <w:commentReference w:id="46"/>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4801C0ED"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del w:id="47" w:author="Michael Cramer" w:date="2020-01-21T19:04:00Z">
        <w:r w:rsidR="0020179E" w:rsidDel="0070656F">
          <w:delText xml:space="preserve">, perhaps, </w:delText>
        </w:r>
        <w:r w:rsidR="00E63877" w:rsidDel="0070656F">
          <w:delText>point</w:delText>
        </w:r>
        <w:r w:rsidR="0020179E" w:rsidDel="0070656F">
          <w:delText xml:space="preserve"> </w:delText>
        </w:r>
        <w:r w:rsidR="003C7229" w:rsidDel="0070656F">
          <w:delText>towards the second</w:delText>
        </w:r>
      </w:del>
      <w:ins w:id="48" w:author="Michael Cramer" w:date="2020-01-21T19:04:00Z">
        <w:r w:rsidR="0070656F">
          <w:t xml:space="preserve"> support the latter</w:t>
        </w:r>
      </w:ins>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t>Tables</w:t>
      </w:r>
      <w:bookmarkEnd w:id="31"/>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49" w:name="figures"/>
      <w:r w:rsidRPr="00874A01">
        <w:rPr>
          <w:b/>
          <w:bCs/>
        </w:rPr>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49"/>
      <w:r w:rsidR="00BE18DF">
        <w:t>Figures</w:t>
      </w:r>
    </w:p>
    <w:p w14:paraId="48AA619F" w14:textId="411DEA62" w:rsidR="009871CA" w:rsidRDefault="00A15319" w:rsidP="00A15319">
      <w:pPr>
        <w:pStyle w:val="BodyText"/>
      </w:pPr>
      <w:commentRangeStart w:id="50"/>
      <w:r w:rsidRPr="00242181">
        <w:rPr>
          <w:b/>
        </w:rPr>
        <w:t xml:space="preserve">Figure </w:t>
      </w:r>
      <w:r>
        <w:rPr>
          <w:b/>
        </w:rPr>
        <w:t xml:space="preserve">1 </w:t>
      </w:r>
      <w:commentRangeEnd w:id="50"/>
      <w:r w:rsidR="00DD6E28">
        <w:rPr>
          <w:rStyle w:val="CommentReference"/>
          <w:rFonts w:ascii="Times New Roman" w:hAnsiTheme="minorHAnsi"/>
        </w:rPr>
        <w:commentReference w:id="50"/>
      </w:r>
      <w:r>
        <w:rPr>
          <w:b/>
        </w:rPr>
        <w:t>(next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3AA34AC" w:rsidR="009871CA" w:rsidRDefault="002C037D" w:rsidP="009871CA">
      <w:pPr>
        <w:pStyle w:val="BodyText"/>
      </w:pPr>
      <w:r w:rsidRPr="006B3905">
        <w:rPr>
          <w:b/>
        </w:rPr>
        <w:t>Figure 2:</w:t>
      </w:r>
      <w:r w:rsidRPr="006B3905">
        <w:t xml:space="preserve"> </w:t>
      </w:r>
      <w:commentRangeStart w:id="51"/>
      <w:r w:rsidR="00F330A8" w:rsidRPr="006B3905">
        <w:t>Frequency</w:t>
      </w:r>
      <w:r w:rsidR="00F330A8" w:rsidRPr="00832261">
        <w:t xml:space="preserve"> </w:t>
      </w:r>
      <w:commentRangeEnd w:id="51"/>
      <w:r w:rsidR="00F5444D">
        <w:rPr>
          <w:rStyle w:val="CommentReference"/>
          <w:rFonts w:ascii="Times New Roman" w:hAnsiTheme="minorHAnsi"/>
        </w:rPr>
        <w:commentReference w:id="51"/>
      </w:r>
      <w:r w:rsidR="00F330A8" w:rsidRPr="00832261">
        <w:t>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52"/>
      <w:r w:rsidRPr="00CC1818">
        <w:t xml:space="preserve">contour lines </w:t>
      </w:r>
      <w:commentRangeEnd w:id="52"/>
      <w:r w:rsidR="00DD6E28">
        <w:rPr>
          <w:rStyle w:val="CommentReference"/>
          <w:rFonts w:ascii="Times New Roman" w:hAnsiTheme="minorHAnsi"/>
        </w:rPr>
        <w:commentReference w:id="52"/>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w:t>
      </w:r>
      <w:proofErr w:type="gramStart"/>
      <w:r w:rsidR="00E959AF">
        <w:t>estimates  for</w:t>
      </w:r>
      <w:proofErr w:type="gramEnd"/>
      <w:r w:rsidR="00E959AF">
        <w:t xml:space="preserve"> the GCFR and </w:t>
      </w:r>
      <w:commentRangeStart w:id="53"/>
      <w:r w:rsidR="00E959AF">
        <w:t>SWAFR</w:t>
      </w:r>
      <w:ins w:id="54" w:author="Michael Cramer" w:date="2020-01-21T17:53:00Z">
        <w:r w:rsidR="00D45A25">
          <w:t>,</w:t>
        </w:r>
      </w:ins>
      <w:r w:rsidR="00E959AF">
        <w:t xml:space="preserve"> respectively </w:t>
      </w:r>
      <w:commentRangeEnd w:id="53"/>
      <w:r w:rsidR="00D45A25">
        <w:rPr>
          <w:rStyle w:val="CommentReference"/>
          <w:rFonts w:ascii="Times New Roman" w:hAnsiTheme="minorHAnsi"/>
        </w:rPr>
        <w:commentReference w:id="53"/>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55"/>
      <w:r w:rsidR="00E7325B">
        <w:t>hotpots</w:t>
      </w:r>
      <w:commentRangeEnd w:id="55"/>
      <w:r w:rsidR="00D45A25">
        <w:rPr>
          <w:rStyle w:val="CommentReference"/>
          <w:rFonts w:ascii="Times New Roman" w:hAnsiTheme="minorHAnsi"/>
        </w:rPr>
        <w:commentReference w:id="55"/>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56" w:name="references"/>
    </w:p>
    <w:p w14:paraId="779CFF39" w14:textId="77777777" w:rsidR="000878A3" w:rsidRDefault="009E59E0" w:rsidP="000878A3">
      <w:pPr>
        <w:pStyle w:val="Heading1"/>
        <w:spacing w:line="240" w:lineRule="auto"/>
      </w:pPr>
      <w:r w:rsidRPr="009E59E0">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57"/>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57"/>
      <w:r w:rsidR="00DD6E28">
        <w:rPr>
          <w:rStyle w:val="CommentReference"/>
          <w:rFonts w:ascii="Times New Roman" w:hAnsiTheme="minorHAnsi"/>
        </w:rPr>
        <w:commentReference w:id="57"/>
      </w:r>
    </w:p>
    <w:p w14:paraId="3FB275CB" w14:textId="782BA677" w:rsidR="00DD2348" w:rsidRDefault="005F0FFB" w:rsidP="0018462C">
      <w:pPr>
        <w:pStyle w:val="Heading1"/>
      </w:pPr>
      <w:r w:rsidRPr="002C20EB">
        <w:t>References</w:t>
      </w:r>
      <w:bookmarkEnd w:id="56"/>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ichael Cramer" w:date="2020-01-21T16:03:00Z" w:initials="MC">
    <w:p w14:paraId="40C7EE35" w14:textId="77D72B2E" w:rsidR="00D45A25" w:rsidRDefault="00D45A25">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1T19:08:00Z" w:initials="MC">
    <w:p w14:paraId="59427535" w14:textId="77777777" w:rsidR="00DD6E28" w:rsidRDefault="00DD6E28">
      <w:pPr>
        <w:pStyle w:val="CommentText"/>
      </w:pPr>
      <w:r>
        <w:rPr>
          <w:rStyle w:val="CommentReference"/>
        </w:rPr>
        <w:annotationRef/>
      </w:r>
      <w:r>
        <w:t>I think the CLES could be explained rather succinctly. Something like:</w:t>
      </w:r>
    </w:p>
    <w:p w14:paraId="506FD5DD" w14:textId="77777777" w:rsidR="00DD6E28" w:rsidRPr="00DD6E28" w:rsidRDefault="00DD6E28"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DD6E28" w:rsidRDefault="00DD6E28">
      <w:pPr>
        <w:pStyle w:val="CommentText"/>
      </w:pPr>
    </w:p>
  </w:comment>
  <w:comment w:id="10" w:author="Michael Cramer" w:date="2020-01-21T16:40:00Z" w:initials="MC">
    <w:p w14:paraId="0C6AF99E" w14:textId="0CF1CB05" w:rsidR="00D45A25" w:rsidRDefault="00D45A25">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D45A25" w:rsidRDefault="00D45A25">
      <w:pPr>
        <w:pStyle w:val="CommentText"/>
      </w:pPr>
      <w:r>
        <w:rPr>
          <w:rStyle w:val="CommentReference"/>
        </w:rPr>
        <w:annotationRef/>
      </w:r>
      <w:r>
        <w:t xml:space="preserve">Seems to me that the panels in Fig 1 have not been properly used here. I think this needs a more complete usage here in the results section. I also think the caption could be clearer about the residuals in e and f, g and h. Help the reader to understand! </w:t>
      </w:r>
      <w:r w:rsidR="006A44FA">
        <w:t>I think the hotspot results should just be brought in here</w:t>
      </w:r>
      <w:r w:rsidR="006A44FA">
        <w:t>…</w:t>
      </w:r>
      <w:r w:rsidR="006A44FA">
        <w:t>.</w:t>
      </w:r>
    </w:p>
    <w:p w14:paraId="16711E5A" w14:textId="5F694BE2" w:rsidR="00D45A25" w:rsidRDefault="00D45A25">
      <w:pPr>
        <w:pStyle w:val="CommentText"/>
      </w:pPr>
    </w:p>
  </w:comment>
  <w:comment w:id="13" w:author="Michael Cramer" w:date="2020-01-21T16:49:00Z" w:initials="MC">
    <w:p w14:paraId="20DE24DD" w14:textId="4372F8D1" w:rsidR="00D45A25" w:rsidRDefault="00D45A25">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23" w:author="Michael Cramer" w:date="2020-01-21T16:59:00Z" w:initials="MC">
    <w:p w14:paraId="7A995306" w14:textId="385F6672" w:rsidR="00D45A25" w:rsidRDefault="00D45A25">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24" w:author="Michael Cramer" w:date="2020-01-21T17:41:00Z" w:initials="MC">
    <w:p w14:paraId="603C8862" w14:textId="2CD9A1E0" w:rsidR="00D45A25" w:rsidRDefault="00D45A25">
      <w:pPr>
        <w:pStyle w:val="CommentText"/>
      </w:pPr>
      <w:r>
        <w:rPr>
          <w:rStyle w:val="CommentReference"/>
        </w:rPr>
        <w:annotationRef/>
      </w:r>
      <w:r>
        <w:t>Which fig?</w:t>
      </w:r>
    </w:p>
  </w:comment>
  <w:comment w:id="25" w:author="Michael Cramer" w:date="2020-01-21T17:01:00Z" w:initials="MC">
    <w:p w14:paraId="40A6E4E2" w14:textId="7370FB69" w:rsidR="00D45A25" w:rsidRDefault="00D45A25">
      <w:pPr>
        <w:pStyle w:val="CommentText"/>
      </w:pPr>
      <w:r>
        <w:rPr>
          <w:rStyle w:val="CommentReference"/>
        </w:rPr>
        <w:annotationRef/>
      </w:r>
      <w:r>
        <w:t>Reference appropriate data here</w:t>
      </w:r>
    </w:p>
  </w:comment>
  <w:comment w:id="26" w:author="Michael Cramer" w:date="2020-01-21T17:51:00Z" w:initials="MC">
    <w:p w14:paraId="6F744210" w14:textId="1C8D7526" w:rsidR="00D45A25" w:rsidRDefault="00D45A25">
      <w:pPr>
        <w:pStyle w:val="CommentText"/>
      </w:pPr>
      <w:r>
        <w:rPr>
          <w:rStyle w:val="CommentReference"/>
        </w:rPr>
        <w:annotationRef/>
      </w:r>
      <w:r>
        <w:t>Refer fig here</w:t>
      </w:r>
    </w:p>
  </w:comment>
  <w:comment w:id="27" w:author="Michael Cramer" w:date="2020-01-21T17:52:00Z" w:initials="MC">
    <w:p w14:paraId="26A749F2" w14:textId="3F4F2286" w:rsidR="00D45A25" w:rsidRDefault="00D45A25">
      <w:pPr>
        <w:pStyle w:val="CommentText"/>
      </w:pPr>
      <w:r>
        <w:rPr>
          <w:rStyle w:val="CommentReference"/>
        </w:rPr>
        <w:annotationRef/>
      </w:r>
      <w:r>
        <w:t>From inspecting the graph this does not look so general! Besides, many are complex with different effects in SAFR and GCFR</w:t>
      </w:r>
      <w:r>
        <w:t>…</w:t>
      </w:r>
      <w:r>
        <w:t>.</w:t>
      </w:r>
    </w:p>
  </w:comment>
  <w:comment w:id="28" w:author="Michael Cramer" w:date="2020-01-21T18:21:00Z" w:initials="MC">
    <w:p w14:paraId="15DAAED6" w14:textId="487C74D0" w:rsidR="006A44FA" w:rsidRDefault="006A44FA">
      <w:pPr>
        <w:pStyle w:val="CommentText"/>
      </w:pPr>
      <w:r>
        <w:rPr>
          <w:rStyle w:val="CommentReference"/>
        </w:rPr>
        <w:annotationRef/>
      </w:r>
      <w:r>
        <w:t>Horrible sentence!</w:t>
      </w:r>
    </w:p>
  </w:comment>
  <w:comment w:id="29" w:author="Michael Cramer" w:date="2020-01-21T18:23:00Z" w:initials="MC">
    <w:p w14:paraId="6493917C" w14:textId="4F3552CA" w:rsidR="006A44FA" w:rsidRDefault="006A44FA">
      <w:pPr>
        <w:pStyle w:val="CommentText"/>
      </w:pPr>
      <w:r>
        <w:rPr>
          <w:rStyle w:val="CommentReference"/>
        </w:rPr>
        <w:annotationRef/>
      </w:r>
      <w:r>
        <w:t>Very hard to see this from the maps presented. Need a higher resolution map to make this point effectively.</w:t>
      </w:r>
    </w:p>
  </w:comment>
  <w:comment w:id="30" w:author="Michael Cramer" w:date="2020-01-21T18:25:00Z" w:initials="MC">
    <w:p w14:paraId="3216D7C2" w14:textId="2D9BD5C3" w:rsidR="006A44FA" w:rsidRDefault="006A44FA">
      <w:pPr>
        <w:pStyle w:val="CommentText"/>
      </w:pPr>
      <w:r>
        <w:rPr>
          <w:rStyle w:val="CommentReference"/>
        </w:rPr>
        <w:annotationRef/>
      </w:r>
      <w:r>
        <w:t>Wording</w:t>
      </w:r>
      <w:r>
        <w:t>…</w:t>
      </w:r>
    </w:p>
  </w:comment>
  <w:comment w:id="32" w:author="Michael Cramer" w:date="2020-01-21T18:32:00Z" w:initials="MC">
    <w:p w14:paraId="08FD9056" w14:textId="634F5059" w:rsidR="007F39BA" w:rsidRDefault="007F39BA">
      <w:pPr>
        <w:pStyle w:val="CommentText"/>
      </w:pPr>
      <w:r>
        <w:rPr>
          <w:rStyle w:val="CommentReference"/>
        </w:rPr>
        <w:annotationRef/>
      </w:r>
      <w:r>
        <w:t>On the basis of?</w:t>
      </w:r>
    </w:p>
  </w:comment>
  <w:comment w:id="33" w:author="Michael Cramer" w:date="2020-01-21T18:33:00Z" w:initials="MC">
    <w:p w14:paraId="6630E98D" w14:textId="63ADB3E1" w:rsidR="007F39BA" w:rsidRDefault="007F39BA">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34" w:author="Michael Cramer" w:date="2020-01-21T18:42:00Z" w:initials="MC">
    <w:p w14:paraId="1AF6D68F" w14:textId="4F8ED442" w:rsidR="007F39BA" w:rsidRDefault="007F39BA">
      <w:pPr>
        <w:pStyle w:val="CommentText"/>
      </w:pPr>
      <w:r>
        <w:rPr>
          <w:rStyle w:val="CommentReference"/>
        </w:rPr>
        <w:annotationRef/>
      </w:r>
      <w:r>
        <w:t>Fine, but there are also other considerations of why the hotspots occur that need to be addressed, I think.</w:t>
      </w:r>
      <w:r w:rsidR="00246D04">
        <w:t xml:space="preserve"> I see that this comes up later, but a (see below) might help here</w:t>
      </w:r>
      <w:r w:rsidR="00246D04">
        <w:t>…</w:t>
      </w:r>
    </w:p>
  </w:comment>
  <w:comment w:id="35" w:author="Michael Cramer" w:date="2020-01-21T18:44:00Z" w:initials="MC">
    <w:p w14:paraId="1EF10457" w14:textId="06919D9E" w:rsidR="00F72B17" w:rsidRDefault="00F72B17">
      <w:pPr>
        <w:pStyle w:val="CommentText"/>
      </w:pPr>
      <w:r>
        <w:rPr>
          <w:rStyle w:val="CommentReference"/>
        </w:rPr>
        <w:annotationRef/>
      </w:r>
      <w:r>
        <w:t>This was a review? Best source?</w:t>
      </w:r>
    </w:p>
  </w:comment>
  <w:comment w:id="36" w:author="Michael Cramer" w:date="2020-01-21T18:48:00Z" w:initials="MC">
    <w:p w14:paraId="31079DFF" w14:textId="10824F33" w:rsidR="00952699" w:rsidRDefault="00952699">
      <w:pPr>
        <w:pStyle w:val="CommentText"/>
      </w:pPr>
      <w:r>
        <w:rPr>
          <w:rStyle w:val="CommentReference"/>
        </w:rPr>
        <w:annotationRef/>
      </w:r>
      <w:r>
        <w:t xml:space="preserve">What is the definition of a </w:t>
      </w:r>
      <w:proofErr w:type="gramStart"/>
      <w:r>
        <w:t>single-site</w:t>
      </w:r>
      <w:proofErr w:type="gramEnd"/>
      <w:r>
        <w:t>?</w:t>
      </w:r>
    </w:p>
  </w:comment>
  <w:comment w:id="42" w:author="Michael Cramer" w:date="2020-01-21T18:58:00Z" w:initials="MC">
    <w:p w14:paraId="7FA66952" w14:textId="398F0FBC" w:rsidR="00246D04" w:rsidRDefault="00246D04">
      <w:pPr>
        <w:pStyle w:val="CommentText"/>
      </w:pPr>
      <w:r>
        <w:rPr>
          <w:rStyle w:val="CommentReference"/>
        </w:rPr>
        <w:annotationRef/>
      </w:r>
      <w:r>
        <w:t>I really think Hopper</w:t>
      </w:r>
      <w:r>
        <w:t>’</w:t>
      </w:r>
      <w:r>
        <w:t>s paper should get comment here too</w:t>
      </w:r>
      <w:r>
        <w:t>…</w:t>
      </w:r>
    </w:p>
  </w:comment>
  <w:comment w:id="43" w:author="Michael Cramer" w:date="2020-01-21T18:59:00Z" w:initials="MC">
    <w:p w14:paraId="6AF0ADCE" w14:textId="79C99A68" w:rsidR="00B753DF" w:rsidRDefault="00B753DF">
      <w:pPr>
        <w:pStyle w:val="CommentText"/>
      </w:pPr>
      <w:r>
        <w:rPr>
          <w:rStyle w:val="CommentReference"/>
        </w:rPr>
        <w:annotationRef/>
      </w:r>
      <w:r>
        <w:t>Can you do better than that? Must be possible to get some evidence of this from your data?</w:t>
      </w:r>
    </w:p>
  </w:comment>
  <w:comment w:id="44" w:author="Michael Cramer" w:date="2020-01-21T19:00:00Z" w:initials="MC">
    <w:p w14:paraId="42CCC1A1" w14:textId="2A75BE4E" w:rsidR="00B753DF" w:rsidRDefault="00B753DF">
      <w:pPr>
        <w:pStyle w:val="CommentText"/>
      </w:pPr>
      <w:r>
        <w:rPr>
          <w:rStyle w:val="CommentReference"/>
        </w:rPr>
        <w:annotationRef/>
      </w:r>
      <w:r>
        <w:t>Start of sentence???</w:t>
      </w:r>
    </w:p>
  </w:comment>
  <w:comment w:id="46" w:author="Michael Cramer" w:date="2020-01-21T19:02:00Z" w:initials="MC">
    <w:p w14:paraId="33809609" w14:textId="17BC86DE" w:rsidR="00B753DF" w:rsidRDefault="00B753DF">
      <w:pPr>
        <w:pStyle w:val="CommentText"/>
      </w:pPr>
      <w:r>
        <w:rPr>
          <w:rStyle w:val="CommentReference"/>
        </w:rPr>
        <w:annotationRef/>
      </w:r>
      <w:r>
        <w:t>Why?</w:t>
      </w:r>
    </w:p>
  </w:comment>
  <w:comment w:id="50" w:author="Michael Cramer" w:date="2020-01-21T19:06:00Z" w:initials="MC">
    <w:p w14:paraId="16CF8B02" w14:textId="5C255712" w:rsidR="00DD6E28" w:rsidRDefault="00DD6E28">
      <w:pPr>
        <w:pStyle w:val="CommentText"/>
      </w:pPr>
      <w:r>
        <w:rPr>
          <w:rStyle w:val="CommentReference"/>
        </w:rPr>
        <w:annotationRef/>
      </w:r>
      <w:r>
        <w:t>Is this format, fig caption prior to fig the required by journal. Not usual and not consistent with other figs.</w:t>
      </w:r>
    </w:p>
  </w:comment>
  <w:comment w:id="51" w:author="Michael Cramer" w:date="2020-01-21T16:45:00Z" w:initials="MC">
    <w:p w14:paraId="1527499C" w14:textId="0507583F" w:rsidR="00D45A25" w:rsidRDefault="00D45A25">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52" w:author="Michael Cramer" w:date="2020-01-21T19:07:00Z" w:initials="MC">
    <w:p w14:paraId="05C5B360" w14:textId="3958D583" w:rsidR="00DD6E28" w:rsidRDefault="00DD6E28">
      <w:pPr>
        <w:pStyle w:val="CommentText"/>
      </w:pPr>
      <w:r>
        <w:rPr>
          <w:rStyle w:val="CommentReference"/>
        </w:rPr>
        <w:annotationRef/>
      </w:r>
      <w:r>
        <w:t>Are these really isolines?</w:t>
      </w:r>
    </w:p>
  </w:comment>
  <w:comment w:id="53" w:author="Michael Cramer" w:date="2020-01-21T17:53:00Z" w:initials="MC">
    <w:p w14:paraId="735DAFC9" w14:textId="5D291A72" w:rsidR="00D45A25" w:rsidRDefault="00D45A25">
      <w:pPr>
        <w:pStyle w:val="CommentText"/>
      </w:pPr>
      <w:r>
        <w:rPr>
          <w:rStyle w:val="CommentReference"/>
        </w:rPr>
        <w:annotationRef/>
      </w:r>
      <w:r>
        <w:t>This is not what the legend seems to imply???</w:t>
      </w:r>
    </w:p>
  </w:comment>
  <w:comment w:id="55" w:author="Michael Cramer" w:date="2020-01-21T17:54:00Z" w:initials="MC">
    <w:p w14:paraId="6EBE4948" w14:textId="2531A1A6" w:rsidR="00D45A25" w:rsidRDefault="00D45A25">
      <w:pPr>
        <w:pStyle w:val="CommentText"/>
      </w:pPr>
      <w:r>
        <w:rPr>
          <w:rStyle w:val="CommentReference"/>
        </w:rPr>
        <w:annotationRef/>
      </w:r>
      <w:r>
        <w:t>Something cooking?</w:t>
      </w:r>
    </w:p>
  </w:comment>
  <w:comment w:id="57" w:author="Michael Cramer" w:date="2020-01-21T19:10:00Z" w:initials="MC">
    <w:p w14:paraId="1675CC89" w14:textId="5A9E40FE" w:rsidR="00DD6E28" w:rsidRDefault="00DD6E28">
      <w:pPr>
        <w:pStyle w:val="CommentText"/>
      </w:pPr>
      <w:r>
        <w:rPr>
          <w:rStyle w:val="CommentReference"/>
        </w:rPr>
        <w:annotationRef/>
      </w:r>
      <w:proofErr w:type="spellStart"/>
      <w:r>
        <w:t>Ruan</w:t>
      </w:r>
      <w:proofErr w:type="spellEnd"/>
      <w:r>
        <w:t xml:space="preserve">, we did have a discussion of this. I think the </w:t>
      </w:r>
      <w:proofErr w:type="spellStart"/>
      <w:r>
        <w:t>rasters</w:t>
      </w:r>
      <w:proofErr w:type="spellEnd"/>
      <w:r>
        <w:t xml:space="preserve"> on dryad are perhaps questionable</w:t>
      </w:r>
      <w:r>
        <w:t>…</w:t>
      </w:r>
      <w:r>
        <w:t>? It could be argued that the cleaned species list might be useful</w:t>
      </w:r>
      <w:proofErr w:type="gramStart"/>
      <w:r>
        <w:t>…</w:t>
      </w:r>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7EE35" w15:done="0"/>
  <w15:commentEx w15:paraId="59889A6B" w15:done="0"/>
  <w15:commentEx w15:paraId="0C6AF99E" w15:done="0"/>
  <w15:commentEx w15:paraId="16711E5A" w15:done="0"/>
  <w15:commentEx w15:paraId="20DE24DD" w15:done="0"/>
  <w15:commentEx w15:paraId="7A995306" w15:done="0"/>
  <w15:commentEx w15:paraId="603C8862"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42CCC1A1" w15:done="0"/>
  <w15:commentEx w15:paraId="33809609" w15:done="0"/>
  <w15:commentEx w15:paraId="16CF8B02"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7EE35" w16cid:durableId="21D19F5E"/>
  <w16cid:commentId w16cid:paraId="59889A6B" w16cid:durableId="21D1CAB4"/>
  <w16cid:commentId w16cid:paraId="0C6AF99E" w16cid:durableId="21D1A7E3"/>
  <w16cid:commentId w16cid:paraId="16711E5A" w16cid:durableId="21D1A72B"/>
  <w16cid:commentId w16cid:paraId="20DE24DD" w16cid:durableId="21D1AA11"/>
  <w16cid:commentId w16cid:paraId="7A995306" w16cid:durableId="21D1AC5A"/>
  <w16cid:commentId w16cid:paraId="603C8862" w16cid:durableId="21D1B655"/>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42CCC1A1" w16cid:durableId="21D1C8D8"/>
  <w16cid:commentId w16cid:paraId="33809609" w16cid:durableId="21D1C945"/>
  <w16cid:commentId w16cid:paraId="16CF8B02" w16cid:durableId="21D1CA36"/>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68A5A" w14:textId="77777777" w:rsidR="004502A7" w:rsidRDefault="004502A7">
      <w:pPr>
        <w:spacing w:after="0"/>
      </w:pPr>
      <w:r>
        <w:separator/>
      </w:r>
    </w:p>
  </w:endnote>
  <w:endnote w:type="continuationSeparator" w:id="0">
    <w:p w14:paraId="6D14961C" w14:textId="77777777" w:rsidR="004502A7" w:rsidRDefault="004502A7">
      <w:pPr>
        <w:spacing w:after="0"/>
      </w:pPr>
      <w:r>
        <w:continuationSeparator/>
      </w:r>
    </w:p>
  </w:endnote>
  <w:endnote w:type="continuationNotice" w:id="1">
    <w:p w14:paraId="3FD942C2" w14:textId="77777777" w:rsidR="004502A7" w:rsidRDefault="004502A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D45A25" w:rsidRDefault="00D45A2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D45A25" w:rsidRDefault="00D4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434ED" w14:textId="77777777" w:rsidR="004502A7" w:rsidRDefault="004502A7">
      <w:r>
        <w:separator/>
      </w:r>
    </w:p>
  </w:footnote>
  <w:footnote w:type="continuationSeparator" w:id="0">
    <w:p w14:paraId="7D291329" w14:textId="77777777" w:rsidR="004502A7" w:rsidRDefault="004502A7">
      <w:r>
        <w:continuationSeparator/>
      </w:r>
    </w:p>
  </w:footnote>
  <w:footnote w:type="continuationNotice" w:id="1">
    <w:p w14:paraId="0C098102" w14:textId="77777777" w:rsidR="004502A7" w:rsidRDefault="004502A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A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B88DA-67D9-524F-8EC1-2B252545D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40745</Words>
  <Characters>232252</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272453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Michael Cramer</cp:lastModifiedBy>
  <cp:revision>7</cp:revision>
  <cp:lastPrinted>2020-01-06T10:27:00Z</cp:lastPrinted>
  <dcterms:created xsi:type="dcterms:W3CDTF">2020-01-21T15:00:00Z</dcterms:created>
  <dcterms:modified xsi:type="dcterms:W3CDTF">2020-01-21T17:12:00Z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