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5034" w14:textId="38FCA1C1" w:rsidR="00024A7B" w:rsidRPr="00B021EB" w:rsidRDefault="00B021EB" w:rsidP="00B021EB">
      <w:pPr>
        <w:pStyle w:val="Title"/>
        <w:spacing w:line="240" w:lineRule="auto"/>
      </w:pPr>
      <w:bookmarkStart w:id="0" w:name="materials-and-methods"/>
      <w:r w:rsidRPr="00B021EB">
        <w:t xml:space="preserve">Environmental heterogeneity explains contrasting plant species richness between the South African Cape and </w:t>
      </w:r>
      <w:r w:rsidR="0096072B">
        <w:t>s</w:t>
      </w:r>
      <w:r w:rsidRPr="00B021EB">
        <w:t>outhwestern Australia</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proofErr w:type="spellStart"/>
      <w:r w:rsidRPr="002C20EB">
        <w:rPr>
          <w:sz w:val="28"/>
        </w:rPr>
        <w:t>Ruan</w:t>
      </w:r>
      <w:proofErr w:type="spellEnd"/>
      <w:r w:rsidRPr="002C20EB">
        <w:rPr>
          <w:sz w:val="28"/>
        </w:rPr>
        <w:t xml:space="preserve"> van </w:t>
      </w:r>
      <w:proofErr w:type="spellStart"/>
      <w:r w:rsidRPr="002C20EB">
        <w:rPr>
          <w:sz w:val="28"/>
        </w:rPr>
        <w:t>Mazijk</w:t>
      </w:r>
      <w:proofErr w:type="spellEnd"/>
      <w:r w:rsidRPr="002C20EB">
        <w:rPr>
          <w:sz w:val="28"/>
        </w:rPr>
        <w:t xml:space="preserve">,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33A393"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w:t>
      </w:r>
      <w:proofErr w:type="gramStart"/>
      <w:r w:rsidR="00977607" w:rsidRPr="00E71232">
        <w:t>spatial-scale</w:t>
      </w:r>
      <w:proofErr w:type="gramEnd"/>
      <w:r w:rsidR="00977607" w:rsidRPr="00E71232">
        <w:t>. Though there are region-specific effects</w:t>
      </w:r>
      <w:r w:rsidR="005B0DBE" w:rsidRPr="00E71232">
        <w:t>,</w:t>
      </w:r>
      <w:r w:rsidR="003F774D">
        <w:t xml:space="preserve"> broad</w:t>
      </w:r>
      <w:r w:rsidR="00862C2B">
        <w:t>,</w:t>
      </w:r>
      <w:r w:rsidR="003F774D">
        <w:t xml:space="preserve"> positive associations between various axes </w:t>
      </w:r>
      <w:r w:rsidR="003F774D">
        <w:lastRenderedPageBreak/>
        <w:t>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18D7B421"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5A4C52">
        <w:t>, as has been repeatedly demonstrated</w:t>
      </w:r>
      <w:r w:rsidR="009F6AA8">
        <w:t xml:space="preserve"> </w:t>
      </w:r>
      <w:r w:rsidR="007351F8">
        <w:fldChar w:fldCharType="begin" w:fldLock="1"/>
      </w:r>
      <w:r w:rsidR="00307444">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2002)","manualFormatting":"(e.g. Cramer &amp; Verboom, 2016; Kreft &amp; Jetz, 2007; Laliberte et al., 2014; Thuiller et al., 2006; Stein, Gerstner &amp; Kreft, 2014)","plainTextFormattedCitation":"(Cramer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w:t>
      </w:r>
      <w:r w:rsidR="005A4C52">
        <w:rPr>
          <w:noProof/>
        </w:rPr>
        <w:t xml:space="preserve">e.g. </w:t>
      </w:r>
      <w:r w:rsidR="00404D92" w:rsidRPr="00404D92">
        <w:rPr>
          <w:noProof/>
        </w:rPr>
        <w:t>Cramer &amp; Verboom, 2016; Kreft &amp; Jetz, 2007; Laliberte et al., 2014; Thuiller et al., 2006</w:t>
      </w:r>
      <w:r w:rsidR="004B7284">
        <w:rPr>
          <w:noProof/>
        </w:rPr>
        <w:t>; Stein, Gerstner &amp; Kreft, 2014</w:t>
      </w:r>
      <w:r w:rsidR="000A3194">
        <w:rPr>
          <w:noProof/>
        </w:rPr>
        <w:t>)</w:t>
      </w:r>
      <w:r w:rsidR="007351F8">
        <w:fldChar w:fldCharType="end"/>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w:t>
      </w:r>
      <w:r>
        <w:lastRenderedPageBreak/>
        <w:t xml:space="preserve">and geological stability of the two regions ensures that the native floras of both reflect long histories of assembly, extending back to the </w:t>
      </w:r>
      <w:r w:rsidR="00474B3E">
        <w:t xml:space="preserve">Eocene and </w:t>
      </w:r>
      <w:proofErr w:type="spellStart"/>
      <w:r>
        <w:t>Palaeocene</w:t>
      </w:r>
      <w:proofErr w:type="spellEnd"/>
      <w:r>
        <w:t xml:space="preserv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5FD96E"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 xml:space="preserve">Differences in the spatial scale or “grain” of environmental heterogeneity may also explain the differences in richness between these two floras, with SWAFR environments’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13410DF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w:t>
      </w:r>
      <w:r w:rsidR="001C5D8A">
        <w:lastRenderedPageBreak/>
        <w:t xml:space="preserve">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This excluded coastal/</w:t>
      </w:r>
      <w:proofErr w:type="spellStart"/>
      <w:r w:rsidR="00D52E5F">
        <w:rPr>
          <w:rFonts w:cstheme="majorBidi"/>
        </w:rPr>
        <w:t>dunal</w:t>
      </w:r>
      <w:proofErr w:type="spellEnd"/>
      <w:r w:rsidR="00D52E5F">
        <w:rPr>
          <w:rFonts w:cstheme="majorBidi"/>
        </w:rPr>
        <w:t xml:space="preserve"> vegetation from our analyses</w:t>
      </w:r>
      <w:r w:rsidR="008D72BF">
        <w:rPr>
          <w:rFonts w:cstheme="majorBidi"/>
        </w:rPr>
        <w:t xml:space="preserve">, due to the floristic and environmental dissimilarity of these areas from the </w:t>
      </w:r>
      <w:r w:rsidR="00F81A7C">
        <w:rPr>
          <w:rFonts w:cstheme="majorBidi"/>
        </w:rPr>
        <w:t>“</w:t>
      </w:r>
      <w:r w:rsidR="008D72BF">
        <w:rPr>
          <w:rFonts w:cstheme="majorBidi"/>
        </w:rPr>
        <w:t>core</w:t>
      </w:r>
      <w:r w:rsidR="00F81A7C">
        <w:rPr>
          <w:rFonts w:cstheme="majorBidi"/>
        </w:rPr>
        <w:t>”</w:t>
      </w:r>
      <w:r w:rsidR="008D72BF">
        <w:rPr>
          <w:rFonts w:cstheme="majorBidi"/>
        </w:rPr>
        <w:t xml:space="preserve"> </w:t>
      </w:r>
      <w:proofErr w:type="spellStart"/>
      <w:r w:rsidR="008D72BF">
        <w:rPr>
          <w:rFonts w:cstheme="majorBidi"/>
        </w:rPr>
        <w:t>sclerophyllous</w:t>
      </w:r>
      <w:proofErr w:type="spellEnd"/>
      <w:r w:rsidR="008D72BF">
        <w:rPr>
          <w:rFonts w:cstheme="majorBidi"/>
        </w:rPr>
        <w:t xml:space="preserve"> flora under </w:t>
      </w:r>
      <w:r w:rsidR="00F81A7C">
        <w:rPr>
          <w:rFonts w:cstheme="majorBidi"/>
        </w:rPr>
        <w:t xml:space="preserve">our </w:t>
      </w:r>
      <w:r w:rsidR="008D72BF">
        <w:rPr>
          <w:rFonts w:cstheme="majorBidi"/>
        </w:rPr>
        <w:t>consideration</w:t>
      </w:r>
      <w:r w:rsidR="00841086">
        <w:rPr>
          <w:rFonts w:cstheme="majorBidi"/>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14:paraId="26664BCB" w14:textId="547BD870"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9"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5C7F24" w:rsidP="00FE0731">
      <w:pPr>
        <w:pStyle w:val="FirstParagraph"/>
        <w:rPr>
          <w:rFonts w:eastAsiaTheme="minorEastAsia"/>
        </w:rPr>
      </w:pPr>
      <m:oMathPara>
        <m:oMathParaPr>
          <m:jc m:val="center"/>
        </m:oMathParaPr>
        <m:oMath>
          <m:sSub>
            <m:sSubPr>
              <m:ctrlPr>
                <w:ins w:id="4" w:author="Ruan Van Mazijk" w:date="2020-07-20T16:53:00Z">
                  <w:rPr>
                    <w:rFonts w:ascii="Cambria Math" w:hAnsi="Cambria Math"/>
                  </w:rPr>
                </w:ins>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ins w:id="5" w:author="Ruan Van Mazijk" w:date="2020-07-20T16:53:00Z">
                  <w:rPr>
                    <w:rFonts w:ascii="Cambria Math" w:hAnsi="Cambria Math"/>
                  </w:rPr>
                </w:ins>
              </m:ctrlPr>
            </m:sSubPr>
            <m:e>
              <m:bar>
                <m:barPr>
                  <m:pos m:val="top"/>
                  <m:ctrlPr>
                    <w:ins w:id="6" w:author="Ruan Van Mazijk" w:date="2020-07-20T16:53:00Z">
                      <w:rPr>
                        <w:rFonts w:ascii="Cambria Math" w:hAnsi="Cambria Math"/>
                      </w:rPr>
                    </w:ins>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ins w:id="7" w:author="Ruan Van Mazijk" w:date="2020-07-20T16:53:00Z">
                  <w:rPr>
                    <w:rFonts w:ascii="Cambria Math" w:hAnsi="Cambria Math"/>
                  </w:rPr>
                </w:ins>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5C7F24" w:rsidP="00FE0731">
      <w:pPr>
        <w:pStyle w:val="FirstParagraph"/>
        <w:rPr>
          <w:rFonts w:eastAsiaTheme="minorEastAsia"/>
        </w:rPr>
      </w:pPr>
      <m:oMathPara>
        <m:oMathParaPr>
          <m:jc m:val="center"/>
        </m:oMathParaPr>
        <m:oMath>
          <m:sSub>
            <m:sSubPr>
              <m:ctrlPr>
                <w:ins w:id="8" w:author="Ruan Van Mazijk" w:date="2020-07-20T16:53:00Z">
                  <w:rPr>
                    <w:rFonts w:ascii="Cambria Math" w:hAnsi="Cambria Math"/>
                  </w:rPr>
                </w:ins>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ins w:id="9" w:author="Ruan Van Mazijk" w:date="2020-07-20T16:53:00Z">
                  <w:rPr>
                    <w:rFonts w:ascii="Cambria Math" w:hAnsi="Cambria Math"/>
                  </w:rPr>
                </w:ins>
              </m:ctrlPr>
            </m:sSubPr>
            <m:e>
              <m:bar>
                <m:barPr>
                  <m:pos m:val="top"/>
                  <m:ctrlPr>
                    <w:ins w:id="10" w:author="Ruan Van Mazijk" w:date="2020-07-20T16:53:00Z">
                      <w:rPr>
                        <w:rFonts w:ascii="Cambria Math" w:hAnsi="Cambria Math"/>
                      </w:rPr>
                    </w:ins>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ins w:id="11" w:author="Ruan Van Mazijk" w:date="2020-07-20T16:53:00Z">
                  <w:rPr>
                    <w:rFonts w:ascii="Cambria Math" w:hAnsi="Cambria Math"/>
                  </w:rPr>
                </w:ins>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ins w:id="12" w:author="Ruan Van Mazijk" w:date="2020-07-20T16:53:00Z">
                <w:rPr>
                  <w:rFonts w:ascii="Cambria Math" w:hAnsi="Cambria Math"/>
                </w:rPr>
              </w:ins>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ins w:id="13" w:author="Ruan Van Mazijk" w:date="2020-07-20T16:53:00Z">
                <w:rPr>
                  <w:rFonts w:ascii="Cambria Math" w:hAnsi="Cambria Math"/>
                </w:rPr>
              </w:ins>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w:t>
      </w:r>
      <w:r w:rsidR="003B10FC">
        <w:lastRenderedPageBreak/>
        <w:t xml:space="preserve">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 xml:space="preserve">oil variables were </w:t>
      </w:r>
      <w:proofErr w:type="spellStart"/>
      <w:r w:rsidR="007612C7">
        <w:t>summari</w:t>
      </w:r>
      <w:r w:rsidR="00EB34AB">
        <w:t>s</w:t>
      </w:r>
      <w:r w:rsidR="007612C7">
        <w:t>ed</w:t>
      </w:r>
      <w:proofErr w:type="spellEnd"/>
      <w:r w:rsidR="007612C7">
        <w:t xml:space="preserve"> as</w:t>
      </w:r>
      <w:r w:rsidR="005F0FFB">
        <w:t xml:space="preserve"> depth-interval weighted average</w:t>
      </w:r>
      <w:r w:rsidR="007612C7">
        <w:t>s, climatic a</w:t>
      </w:r>
      <w:r w:rsidR="005F0FFB">
        <w:t xml:space="preserve">nd spectral </w:t>
      </w:r>
      <w:r w:rsidR="007612C7">
        <w:t>variables</w:t>
      </w:r>
      <w:r w:rsidR="005F0FFB">
        <w:t xml:space="preserve"> </w:t>
      </w:r>
      <w:r w:rsidR="003F1CDD">
        <w:t xml:space="preserve">were </w:t>
      </w:r>
      <w:proofErr w:type="spellStart"/>
      <w:r w:rsidR="003F1CDD">
        <w:t>summari</w:t>
      </w:r>
      <w:r w:rsidR="00EB34AB">
        <w:t>s</w:t>
      </w:r>
      <w:r w:rsidR="003F1CDD">
        <w:t>ed</w:t>
      </w:r>
      <w:proofErr w:type="spellEnd"/>
      <w:r w:rsidR="003F1CDD">
        <w:t xml:space="preserve">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62814699"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xml:space="preserve">” packages </w:t>
      </w:r>
      <w:r w:rsidR="006A50EF">
        <w:fldChar w:fldCharType="begin" w:fldLock="1"/>
      </w:r>
      <w:r w:rsidR="003A673E">
        <w:instrText>ADDIN CSL_CITATION {"citationItems":[{"id":"ITEM-1","itemData":{"DOI":"10.21105/joss.01686","author":[{"dropping-particle":"","family":"Wickham","given":"Hadley","non-dropping-particle":"","parse-names":false,"suffix":""},{"dropping-particle":"","family":"Averick","given":"Mara","non-dropping-particle":"","parse-names":false,"suffix":""},{"dropping-particle":"","family":"Bryan","given":"Jennifer","non-dropping-particle":"","parse-names":false,"suffix":""},{"dropping-particle":"","family":"Chang","given":"Winston","non-dropping-particle":"","parse-names":false,"suffix":""},{"dropping-particle":"","family":"McGowan","given":"Lucy D'Agostino","non-dropping-particle":"","parse-names":false,"suffix":""},{"dropping-particle":"","family":"François","given":"Romain","non-dropping-particle":"","parse-names":false,"suffix":""},{"dropping-particle":"","family":"Grolemund","given":"Garrett","non-dropping-particle":"","parse-names":false,"suffix":""},{"dropping-particle":"","family":"Hayes","given":"Alex","non-dropping-particle":"","parse-names":false,"suffix":""},{"dropping-particle":"","family":"Henry","given":"Lionel","non-dropping-particle":"","parse-names":false,"suffix":""},{"dropping-particle":"","family":"Hester","given":"Jim","non-dropping-particle":"","parse-names":false,"suffix":""},{"dropping-particle":"","family":"Kuhn","given":"Max","non-dropping-particle":"","parse-names":false,"suffix":""},{"dropping-particle":"","family":"Pedersen","given":"Thomas Lin","non-dropping-particle":"","parse-names":false,"suffix":""},{"dropping-particle":"","family":"Miller","given":"Evan","non-dropping-particle":"","parse-names":false,"suffix":""},{"dropping-particle":"","family":"Bache","given":"Stephan Milton","non-dropping-particle":"","parse-names":false,"suffix":""},{"dropping-particle":"","family":"Müller","given":"Kirill","non-dropping-particle":"","parse-names":false,"suffix":""},{"dropping-particle":"","family":"Ooms","given":"Jeroen","non-dropping-particle":"","parse-names":false,"suffix":""},{"dropping-particle":"","family":"Robinson","given":"David","non-dropping-particle":"","parse-names":false,"suffix":""},{"dropping-particle":"","family":"Seidel","given":"Dana Paige","non-dropping-particle":"","parse-names":false,"suffix":""},{"dropping-particle":"","family":"Spinu","given":"Vitalie","non-dropping-particle":"","parse-names":false,"suffix":""},{"dropping-particle":"","family":"Takahashi","given":"Kohske","non-dropping-particle":"","parse-names":false,"suffix":""},{"dropping-particle":"","family":"Vaughan","given":"Davis","non-dropping-particle":"","parse-names":false,"suffix":""},{"dropping-particle":"","family":"Wilke","given":"Claus","non-dropping-particle":"","parse-names":false,"suffix":""},{"dropping-particle":"","family":"Woo","given":"Kara","non-dropping-particle":"","parse-names":false,"suffix":""},{"dropping-particle":"","family":"Yutani","given":"Hiroaki","non-dropping-particle":"","parse-names":false,"suffix":""}],"container-title":"Journal of Open Source Software","id":"ITEM-1","issue":"43","issued":{"date-parts":[["2019"]]},"page":"1686","title":"Welcome to the {tidyverse}","type":"article-journal","volume":"4"},"uris":["http://www.mendeley.com/documents/?uuid=10eb0a4e-5e68-499f-8e25-75bc828dc9d5"]}],"mendeley":{"formattedCitation":"(Wickham et al., 2019)","plainTextFormattedCitation":"(Wickham et al., 2019)","previouslyFormattedCitation":"(Wickham et al., 2019)"},"properties":{"noteIndex":0},"schema":"https://github.com/citation-style-language/schema/raw/master/csl-citation.json"}</w:instrText>
      </w:r>
      <w:r w:rsidR="006A50EF">
        <w:fldChar w:fldCharType="separate"/>
      </w:r>
      <w:r w:rsidR="006A50EF" w:rsidRPr="006A50EF">
        <w:rPr>
          <w:noProof/>
        </w:rPr>
        <w:t>(Wickham et al., 2019)</w:t>
      </w:r>
      <w:r w:rsidR="006A50EF">
        <w:fldChar w:fldCharType="end"/>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proofErr w:type="spellStart"/>
      <w:r w:rsidR="0014092A">
        <w:t>sensu</w:t>
      </w:r>
      <w:proofErr w:type="spellEnd"/>
      <w:r w:rsidR="0014092A">
        <w:t xml:space="preserve">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14"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14"/>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5" w:name="environmental-heterogeneity-as-an-explan"/>
      <w:r>
        <w:t>2.3</w:t>
      </w:r>
      <w:r w:rsidR="0009179A">
        <w:t>:</w:t>
      </w:r>
      <w:r>
        <w:t xml:space="preserve"> </w:t>
      </w:r>
      <w:r w:rsidR="005F0FFB">
        <w:t>Environmental heterogeneity as an explanation of species richness</w:t>
      </w:r>
      <w:bookmarkEnd w:id="15"/>
    </w:p>
    <w:p w14:paraId="23BA1837" w14:textId="78F83483"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r w:rsidR="004A4FEC">
        <w:t xml:space="preserve"> </w:t>
      </w:r>
      <w:r w:rsidR="004A4FEC" w:rsidRPr="004A4FEC">
        <w:t xml:space="preserve">We did not incorporate spatial autocorrelation into our models of species richness because the aim of our analyses was to expose the associations between different forms of spatial environmental heterogeneity and species richness, rather than to predict species richness in absolute or to partition sources of its variation. The fact that we </w:t>
      </w:r>
      <w:proofErr w:type="spellStart"/>
      <w:r w:rsidR="004A4FEC" w:rsidRPr="004A4FEC">
        <w:t>focussed</w:t>
      </w:r>
      <w:proofErr w:type="spellEnd"/>
      <w:r w:rsidR="004A4FEC" w:rsidRPr="004A4FEC">
        <w:t xml:space="preserve"> on heterogeneity between </w:t>
      </w:r>
      <w:proofErr w:type="spellStart"/>
      <w:r w:rsidR="004A4FEC" w:rsidRPr="004A4FEC">
        <w:t>neighbouring</w:t>
      </w:r>
      <w:proofErr w:type="spellEnd"/>
      <w:r w:rsidR="004A4FEC" w:rsidRPr="004A4FEC">
        <w:t xml:space="preserve"> pixels is at odds with spatial autocorrelation which occurs when </w:t>
      </w:r>
      <w:proofErr w:type="spellStart"/>
      <w:r w:rsidR="004A4FEC" w:rsidRPr="004A4FEC">
        <w:t>neighbouring</w:t>
      </w:r>
      <w:proofErr w:type="spellEnd"/>
      <w:r w:rsidR="004A4FEC" w:rsidRPr="004A4FEC">
        <w:t xml:space="preserve"> pixels are more related to each other than more distant pixels due to their proximity.</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w:t>
      </w:r>
      <w:r w:rsidR="00547291">
        <w:rPr>
          <w:rFonts w:eastAsiaTheme="minorEastAsia"/>
        </w:rPr>
        <w:lastRenderedPageBreak/>
        <w:t>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B9CF0AF"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14:paraId="5B8B0085" w14:textId="716A78D0" w:rsidR="00D04776" w:rsidRDefault="00DD7307" w:rsidP="008A4E97">
      <w:pPr>
        <w:pStyle w:val="Heading1"/>
        <w:spacing w:line="240" w:lineRule="auto"/>
      </w:pPr>
      <w:bookmarkStart w:id="16" w:name="results"/>
      <w:r>
        <w:t>3</w:t>
      </w:r>
      <w:r w:rsidR="00E4661A">
        <w:t>:</w:t>
      </w:r>
      <w:r>
        <w:t xml:space="preserve"> </w:t>
      </w:r>
      <w:r w:rsidR="00D04776">
        <w:t>Results</w:t>
      </w:r>
      <w:bookmarkEnd w:id="16"/>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1D46D6"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w:t>
      </w:r>
      <w:proofErr w:type="spellStart"/>
      <w:r w:rsidRPr="006B3905">
        <w:t>Kogelberg</w:t>
      </w:r>
      <w:proofErr w:type="spellEnd"/>
      <w:r w:rsidRPr="006B3905">
        <w:t xml:space="preserve"> Centre in the GCFR; Greater Perth in the SWAFR) and declining species richness towards its interior margin (</w:t>
      </w:r>
      <w:r w:rsidR="00304EA1" w:rsidRPr="006B3905">
        <w:t xml:space="preserve">Figure </w:t>
      </w:r>
      <w:r w:rsidR="00FC2A30" w:rsidRPr="006B3905">
        <w:t>1</w:t>
      </w:r>
      <w:proofErr w:type="gramStart"/>
      <w:r w:rsidRPr="006B3905">
        <w:t>a,b</w:t>
      </w:r>
      <w:proofErr w:type="gramEnd"/>
      <w:r w:rsidRPr="006B3905">
        <w:t xml:space="preserve">). 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6F45A32B" w:rsidR="002C32D6" w:rsidRDefault="002C32D6" w:rsidP="002C32D6">
      <w:pPr>
        <w:pStyle w:val="BodyText"/>
      </w:pPr>
      <w:r w:rsidRPr="006B3905">
        <w:lastRenderedPageBreak/>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ins w:id="17" w:author="Ruan Van Mazijk" w:date="2020-07-20T16:53:00Z">
                <w:rPr>
                  <w:rFonts w:ascii="Cambria Math" w:hAnsi="Cambria Math"/>
                </w:rPr>
              </w:ins>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r w:rsidRPr="006B3905">
        <w:t>).</w:t>
      </w:r>
      <w:r w:rsidR="003D0006">
        <w:t xml:space="preserve"> Summarily, at both of these scales, the plant species richness of squares in the GCFR is somewhat more attributable to turnover between sub-squares (points further above 1:1-line in Figure 2f,g) than for squares in the SWAFR (points closer to 1:1-line in Figure 2f,g)</w:t>
      </w:r>
      <w:r w:rsidR="00DB192A">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F75EEE8"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 xml:space="preserve">ith a few exceptions </w:t>
      </w:r>
      <w:r w:rsidR="00E07C7E">
        <w:t xml:space="preserve">at the DS-scale </w:t>
      </w:r>
      <w:r w:rsidR="00AD1230">
        <w:t>(</w:t>
      </w:r>
      <w:r>
        <w:t xml:space="preserve">i.e. </w:t>
      </w:r>
      <w:r w:rsidR="00AD1230">
        <w:t>MAP, NDVI</w:t>
      </w:r>
      <w:r w:rsidR="005A72A8">
        <w:t xml:space="preserve">, </w:t>
      </w:r>
      <w:r w:rsidR="00AD1230">
        <w:t>CEC</w:t>
      </w:r>
      <w:r w:rsidR="005A72A8">
        <w:t>, clay and soil C</w:t>
      </w:r>
      <w:r w:rsidR="00AD1230">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8853F3">
        <w:t>j</w:t>
      </w:r>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852C1E">
        <w:t>The greater overall heterogeneity of the GCFR is striking when compared visually (</w:t>
      </w:r>
      <w:r w:rsidR="00623918">
        <w:t xml:space="preserve">e.g. at the HDS-scale: </w:t>
      </w:r>
      <w:r w:rsidR="00852C1E">
        <w:t xml:space="preserve">Figure 1c vs d).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proofErr w:type="gramStart"/>
      <w:r w:rsidR="0012073A">
        <w:t>b</w:t>
      </w:r>
      <w:r w:rsidR="00030A46">
        <w:t>,h</w:t>
      </w:r>
      <w:proofErr w:type="gramEnd"/>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6106DDEF" w:rsidR="009B180C" w:rsidRPr="00484C8F" w:rsidRDefault="006B7A26" w:rsidP="008F4C08">
      <w:pPr>
        <w:pStyle w:val="FirstParagraph"/>
        <w:rPr>
          <w:rFonts w:eastAsiaTheme="minorEastAsia"/>
          <w:vertAlign w:val="subscript"/>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DF01F6">
        <w:rPr>
          <w:rFonts w:eastAsiaTheme="minorEastAsia"/>
        </w:rPr>
        <w:t xml:space="preserve"> (exceptions being </w:t>
      </w:r>
      <w:commentRangeStart w:id="18"/>
      <w:r w:rsidR="00DF01F6">
        <w:rPr>
          <w:rFonts w:eastAsiaTheme="minorEastAsia"/>
        </w:rPr>
        <w:t>DS-scale elevation and CEC</w:t>
      </w:r>
      <w:commentRangeEnd w:id="18"/>
      <w:r w:rsidR="005155E1">
        <w:rPr>
          <w:rStyle w:val="CommentReference"/>
          <w:rFonts w:ascii="Times New Roman" w:hAnsiTheme="minorHAnsi"/>
        </w:rPr>
        <w:commentReference w:id="18"/>
      </w:r>
      <w:r w:rsidR="00DF01F6">
        <w:rPr>
          <w:rFonts w:eastAsiaTheme="minorEastAsia"/>
        </w:rPr>
        <w:t>; Table 1c)</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 describe a form of heterogeneity as having a positive effect on richness in both regions</w:t>
      </w:r>
      <w:r w:rsidR="00A64381">
        <w:rPr>
          <w:rFonts w:eastAsiaTheme="minorEastAsia"/>
        </w:rPr>
        <w:t xml:space="preserve"> or </w:t>
      </w:r>
      <w:r w:rsidR="00C86D71">
        <w:rPr>
          <w:rFonts w:eastAsiaTheme="minorEastAsia"/>
        </w:rPr>
        <w:t xml:space="preserve">as </w:t>
      </w:r>
      <w:r w:rsidR="00A64381">
        <w:rPr>
          <w:rFonts w:eastAsiaTheme="minorEastAsia"/>
        </w:rPr>
        <w:t>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w:t>
      </w:r>
      <w:proofErr w:type="spellStart"/>
      <w:r w:rsidR="00A23494" w:rsidRPr="00CF397B">
        <w:rPr>
          <w:rFonts w:eastAsiaTheme="minorEastAsia"/>
        </w:rPr>
        <w:t>favoured</w:t>
      </w:r>
      <w:proofErr w:type="spellEnd"/>
      <w:r w:rsidR="00A23494" w:rsidRPr="00CF397B">
        <w:rPr>
          <w:rFonts w:eastAsiaTheme="minorEastAsia"/>
        </w:rPr>
        <w:t xml:space="preserve">: </w:t>
      </w:r>
      <w:r w:rsidR="00983D13" w:rsidRPr="00CF397B">
        <w:rPr>
          <w:rFonts w:eastAsiaTheme="minorEastAsia"/>
        </w:rPr>
        <w:t xml:space="preserve">Table </w:t>
      </w:r>
      <w:r w:rsidR="008B0E3F" w:rsidRPr="00CF397B">
        <w:rPr>
          <w:rFonts w:eastAsiaTheme="minorEastAsia"/>
        </w:rPr>
        <w:t>1</w:t>
      </w:r>
      <w:proofErr w:type="gramStart"/>
      <w:r w:rsidR="00983D13" w:rsidRPr="00CF397B">
        <w:rPr>
          <w:rFonts w:eastAsiaTheme="minorEastAsia"/>
        </w:rPr>
        <w:t>b,c</w:t>
      </w:r>
      <w:proofErr w:type="gramEnd"/>
      <w:r w:rsidR="00983D13" w:rsidRPr="00CF397B">
        <w:rPr>
          <w:rFonts w:eastAsiaTheme="minorEastAsia"/>
        </w:rPr>
        <w:t xml:space="preserve">;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 xml:space="preserve">model was </w:t>
      </w:r>
      <w:proofErr w:type="spellStart"/>
      <w:r w:rsidR="008F4C08">
        <w:rPr>
          <w:rFonts w:eastAsiaTheme="minorEastAsia" w:cstheme="majorBidi"/>
        </w:rPr>
        <w:t>favoured</w:t>
      </w:r>
      <w:proofErr w:type="spellEnd"/>
      <w:r w:rsidR="008F4C08">
        <w:rPr>
          <w:rFonts w:eastAsiaTheme="minorEastAsia" w:cstheme="majorBidi"/>
        </w:rPr>
        <w:t>,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r w:rsidR="00496FAE" w:rsidRPr="009958EA">
        <w:t>; Table S</w:t>
      </w:r>
      <w:r w:rsidR="00AF3227" w:rsidRPr="009958EA">
        <w:t>3</w:t>
      </w:r>
      <w:r w:rsidR="00496FAE" w:rsidRPr="009958EA">
        <w:t>a</w:t>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r w:rsidR="00484C8F">
        <w:rPr>
          <w:rFonts w:eastAsiaTheme="minorEastAsia" w:cstheme="majorBidi"/>
        </w:rPr>
        <w:t xml:space="preserve"> Quadratic forms of these best fitting PC1-models were also compared, with the above linear forms of the “</w:t>
      </w:r>
      <w:r w:rsidR="00484C8F" w:rsidRPr="00CF397B">
        <w:rPr>
          <w:rFonts w:eastAsiaTheme="minorEastAsia"/>
        </w:rPr>
        <w:t>main effect only</w:t>
      </w:r>
      <w:r w:rsidR="00484C8F">
        <w:rPr>
          <w:rFonts w:eastAsiaTheme="minorEastAsia" w:cstheme="majorBidi"/>
        </w:rPr>
        <w:t xml:space="preserve">” models </w:t>
      </w:r>
      <w:proofErr w:type="spellStart"/>
      <w:r w:rsidR="00484C8F">
        <w:rPr>
          <w:rFonts w:eastAsiaTheme="minorEastAsia" w:cstheme="majorBidi"/>
        </w:rPr>
        <w:t>favoured</w:t>
      </w:r>
      <w:proofErr w:type="spellEnd"/>
      <w:r w:rsidR="00484C8F">
        <w:rPr>
          <w:rFonts w:eastAsiaTheme="minorEastAsia" w:cstheme="majorBidi"/>
        </w:rPr>
        <w:t xml:space="preserve"> at both the HDS- and DS-scales (</w:t>
      </w:r>
      <w:r w:rsidR="00484C8F">
        <w:rPr>
          <w:rFonts w:eastAsiaTheme="minorEastAsia" w:cstheme="majorBidi"/>
          <w:i/>
          <w:iCs/>
        </w:rPr>
        <w:t>∆</w:t>
      </w:r>
      <w:proofErr w:type="spellStart"/>
      <w:r w:rsidR="00484C8F">
        <w:rPr>
          <w:rFonts w:eastAsiaTheme="minorEastAsia" w:cstheme="majorBidi"/>
          <w:i/>
          <w:iCs/>
        </w:rPr>
        <w:t>AIC</w:t>
      </w:r>
      <w:r w:rsidR="00484C8F">
        <w:rPr>
          <w:rFonts w:eastAsiaTheme="minorEastAsia" w:cstheme="majorBidi"/>
          <w:i/>
          <w:iCs/>
          <w:vertAlign w:val="subscript"/>
        </w:rPr>
        <w:t>linear</w:t>
      </w:r>
      <w:proofErr w:type="spellEnd"/>
      <w:r w:rsidR="00484C8F">
        <w:rPr>
          <w:rFonts w:eastAsiaTheme="minorEastAsia" w:cstheme="majorBidi"/>
          <w:i/>
          <w:iCs/>
        </w:rPr>
        <w:t xml:space="preserve"> </w:t>
      </w:r>
      <w:r w:rsidR="00484C8F">
        <w:rPr>
          <w:rFonts w:eastAsiaTheme="minorEastAsia" w:cstheme="majorBidi"/>
        </w:rPr>
        <w:t xml:space="preserve">&lt; 2). At the QDS-scale, however, a quadratic model (i.e., of the form </w:t>
      </w:r>
      <w:r w:rsidR="00484C8F" w:rsidRPr="00D67CEB">
        <w:rPr>
          <w:rFonts w:eastAsiaTheme="minorEastAsia"/>
          <w:i/>
        </w:rPr>
        <w:t>S</w:t>
      </w:r>
      <w:r w:rsidR="00484C8F">
        <w:rPr>
          <w:rFonts w:eastAsiaTheme="minorEastAsia"/>
        </w:rPr>
        <w:t xml:space="preserve"> ~ </w:t>
      </w:r>
      <w:r w:rsidR="00484C8F" w:rsidRPr="003562E3">
        <w:rPr>
          <w:rFonts w:cstheme="majorBidi"/>
          <w:i/>
        </w:rPr>
        <w:t>β</w:t>
      </w:r>
      <w:r w:rsidR="00484C8F" w:rsidRPr="00D67CEB">
        <w:rPr>
          <w:rFonts w:cstheme="majorBidi"/>
          <w:vertAlign w:val="subscript"/>
        </w:rPr>
        <w:t>0</w:t>
      </w:r>
      <w:r w:rsidR="00484C8F">
        <w:rPr>
          <w:rFonts w:cstheme="majorBidi"/>
        </w:rPr>
        <w:t xml:space="preserve"> + </w:t>
      </w:r>
      <w:r w:rsidR="00484C8F" w:rsidRPr="003562E3">
        <w:rPr>
          <w:rFonts w:cstheme="majorBidi"/>
          <w:i/>
        </w:rPr>
        <w:t>β</w:t>
      </w:r>
      <w:r w:rsidR="00484C8F">
        <w:rPr>
          <w:rFonts w:cstheme="majorBidi"/>
          <w:vertAlign w:val="subscript"/>
        </w:rPr>
        <w:t>1</w:t>
      </w:r>
      <w:r w:rsidR="00484C8F">
        <w:rPr>
          <w:rFonts w:cstheme="majorBidi"/>
          <w:i/>
        </w:rPr>
        <w:t xml:space="preserve">X + </w:t>
      </w:r>
      <w:r w:rsidR="00484C8F" w:rsidRPr="003562E3">
        <w:rPr>
          <w:rFonts w:cstheme="majorBidi"/>
          <w:i/>
        </w:rPr>
        <w:t>β</w:t>
      </w:r>
      <w:r w:rsidR="00484C8F">
        <w:rPr>
          <w:rFonts w:cstheme="majorBidi"/>
          <w:vertAlign w:val="subscript"/>
        </w:rPr>
        <w:t>2</w:t>
      </w:r>
      <w:r w:rsidR="00484C8F">
        <w:rPr>
          <w:rFonts w:cstheme="majorBidi"/>
          <w:i/>
        </w:rPr>
        <w:t>X</w:t>
      </w:r>
      <w:r w:rsidR="00484C8F" w:rsidRPr="00484C8F">
        <w:rPr>
          <w:rFonts w:cstheme="majorBidi"/>
          <w:iCs/>
          <w:vertAlign w:val="superscript"/>
        </w:rPr>
        <w:t>2</w:t>
      </w:r>
      <w:r w:rsidR="00484C8F" w:rsidRPr="00484C8F">
        <w:rPr>
          <w:rFonts w:cstheme="majorBidi"/>
          <w:iCs/>
        </w:rPr>
        <w:t>)</w:t>
      </w:r>
      <w:r w:rsidR="00484C8F">
        <w:rPr>
          <w:rFonts w:cstheme="majorBidi"/>
          <w:iCs/>
        </w:rPr>
        <w:t xml:space="preserve"> was </w:t>
      </w:r>
      <w:proofErr w:type="spellStart"/>
      <w:r w:rsidR="00484C8F">
        <w:rPr>
          <w:rFonts w:cstheme="majorBidi"/>
          <w:iCs/>
        </w:rPr>
        <w:t>favoured</w:t>
      </w:r>
      <w:proofErr w:type="spellEnd"/>
      <w:r w:rsidR="00484C8F">
        <w:rPr>
          <w:rFonts w:cstheme="majorBidi"/>
          <w:iCs/>
        </w:rPr>
        <w:t xml:space="preserve"> </w:t>
      </w:r>
      <w:r w:rsidR="00484C8F">
        <w:rPr>
          <w:rFonts w:eastAsiaTheme="minorEastAsia" w:cstheme="majorBidi"/>
        </w:rPr>
        <w:t>(</w:t>
      </w:r>
      <w:r w:rsidR="00484C8F">
        <w:rPr>
          <w:rFonts w:eastAsiaTheme="minorEastAsia" w:cstheme="majorBidi"/>
          <w:i/>
          <w:iCs/>
        </w:rPr>
        <w:t>∆</w:t>
      </w:r>
      <w:proofErr w:type="spellStart"/>
      <w:r w:rsidR="00484C8F">
        <w:rPr>
          <w:rFonts w:eastAsiaTheme="minorEastAsia" w:cstheme="majorBidi"/>
          <w:i/>
          <w:iCs/>
        </w:rPr>
        <w:t>AIC</w:t>
      </w:r>
      <w:r w:rsidR="00484C8F">
        <w:rPr>
          <w:rFonts w:eastAsiaTheme="minorEastAsia" w:cstheme="majorBidi"/>
          <w:i/>
          <w:iCs/>
          <w:vertAlign w:val="subscript"/>
        </w:rPr>
        <w:t>linear</w:t>
      </w:r>
      <w:proofErr w:type="spellEnd"/>
      <w:r w:rsidR="00484C8F">
        <w:rPr>
          <w:rFonts w:eastAsiaTheme="minorEastAsia" w:cstheme="majorBidi"/>
          <w:i/>
          <w:iCs/>
        </w:rPr>
        <w:t xml:space="preserve"> </w:t>
      </w:r>
      <w:r w:rsidR="00484C8F">
        <w:rPr>
          <w:rFonts w:eastAsiaTheme="minorEastAsia" w:cstheme="majorBidi"/>
        </w:rPr>
        <w:t xml:space="preserve">= </w:t>
      </w:r>
      <w:r w:rsidR="00484C8F" w:rsidRPr="00484C8F">
        <w:rPr>
          <w:rFonts w:eastAsiaTheme="minorEastAsia" w:cstheme="majorBidi"/>
        </w:rPr>
        <w:t>23.78</w:t>
      </w:r>
      <w:r w:rsidR="00484C8F">
        <w:rPr>
          <w:rFonts w:eastAsiaTheme="minorEastAsia" w:cstheme="majorBidi"/>
        </w:rPr>
        <w:t>)</w:t>
      </w:r>
      <w:r w:rsidR="00E4510A">
        <w:rPr>
          <w:rFonts w:eastAsiaTheme="minorEastAsia" w:cstheme="majorBidi"/>
        </w:rPr>
        <w:t>, with positive effects of PC1 on richness (</w:t>
      </w:r>
      <w:r w:rsidR="00E4510A" w:rsidRPr="003562E3">
        <w:rPr>
          <w:rFonts w:cstheme="majorBidi"/>
          <w:i/>
        </w:rPr>
        <w:t>β</w:t>
      </w:r>
      <w:r w:rsidR="00E4510A">
        <w:rPr>
          <w:rFonts w:cstheme="majorBidi"/>
          <w:vertAlign w:val="subscript"/>
        </w:rPr>
        <w:t>1</w:t>
      </w:r>
      <w:r w:rsidR="00E4510A">
        <w:rPr>
          <w:rFonts w:eastAsiaTheme="minorEastAsia" w:cstheme="majorBidi"/>
        </w:rPr>
        <w:t xml:space="preserve"> = </w:t>
      </w:r>
      <w:r w:rsidR="00E4510A" w:rsidRPr="00E4510A">
        <w:rPr>
          <w:rFonts w:eastAsiaTheme="minorEastAsia" w:cstheme="majorBidi"/>
        </w:rPr>
        <w:t>69.02</w:t>
      </w:r>
      <w:r w:rsidR="00E4510A">
        <w:rPr>
          <w:rFonts w:eastAsiaTheme="minorEastAsia" w:cstheme="majorBidi"/>
        </w:rPr>
        <w:t xml:space="preserve">, </w:t>
      </w:r>
      <w:r w:rsidR="00E4510A" w:rsidRPr="003562E3">
        <w:rPr>
          <w:rFonts w:cstheme="majorBidi"/>
          <w:i/>
        </w:rPr>
        <w:t>β</w:t>
      </w:r>
      <w:r w:rsidR="00E4510A">
        <w:rPr>
          <w:rFonts w:cstheme="majorBidi"/>
          <w:vertAlign w:val="subscript"/>
        </w:rPr>
        <w:t>2</w:t>
      </w:r>
      <w:r w:rsidR="00E4510A">
        <w:rPr>
          <w:rFonts w:eastAsiaTheme="minorEastAsia" w:cstheme="majorBidi"/>
        </w:rPr>
        <w:t xml:space="preserve"> = </w:t>
      </w:r>
      <w:r w:rsidR="00E4510A" w:rsidRPr="00E4510A">
        <w:rPr>
          <w:rFonts w:eastAsiaTheme="minorEastAsia" w:cstheme="majorBidi"/>
        </w:rPr>
        <w:t>9.99</w:t>
      </w:r>
      <w:r w:rsidR="00E4510A">
        <w:rPr>
          <w:rFonts w:eastAsiaTheme="minorEastAsia" w:cstheme="majorBidi"/>
        </w:rPr>
        <w:t xml:space="preserve">; both </w:t>
      </w:r>
      <w:r w:rsidR="00E4510A">
        <w:rPr>
          <w:rFonts w:eastAsiaTheme="minorEastAsia" w:cstheme="majorBidi"/>
          <w:i/>
          <w:iCs/>
        </w:rPr>
        <w:t xml:space="preserve">P </w:t>
      </w:r>
      <w:r w:rsidR="00E4510A">
        <w:rPr>
          <w:rFonts w:eastAsiaTheme="minorEastAsia" w:cstheme="majorBidi"/>
        </w:rPr>
        <w:t>&lt; 0.001)</w:t>
      </w:r>
      <w:r w:rsidR="00880860">
        <w:rPr>
          <w:rFonts w:eastAsiaTheme="minorEastAsia" w:cstheme="majorBidi"/>
        </w:rPr>
        <w:t xml:space="preserve"> </w:t>
      </w:r>
      <w:commentRangeStart w:id="19"/>
      <w:r w:rsidR="00880860">
        <w:rPr>
          <w:rFonts w:eastAsiaTheme="minorEastAsia" w:cstheme="majorBidi"/>
        </w:rPr>
        <w:t>describing an upward parabolic relationship</w:t>
      </w:r>
      <w:commentRangeEnd w:id="19"/>
      <w:r w:rsidR="00EA17AA">
        <w:rPr>
          <w:rStyle w:val="CommentReference"/>
          <w:rFonts w:ascii="Times New Roman" w:hAnsiTheme="minorHAnsi"/>
        </w:rPr>
        <w:commentReference w:id="19"/>
      </w:r>
      <w:r w:rsidR="00E4510A">
        <w:rPr>
          <w:rFonts w:eastAsiaTheme="minorEastAsia" w:cstheme="majorBidi"/>
        </w:rPr>
        <w:t>.</w:t>
      </w:r>
    </w:p>
    <w:p w14:paraId="440DAAFE" w14:textId="0E3CD704" w:rsidR="006C54AE" w:rsidRDefault="00C31973">
      <w:pPr>
        <w:pStyle w:val="FirstParagraph"/>
      </w:pPr>
      <w:r>
        <w:lastRenderedPageBreak/>
        <w:t xml:space="preserve">We fit multiple regression models to describe the effects of the different heterogeneity </w:t>
      </w:r>
      <w:r w:rsidR="00B335D2">
        <w:t xml:space="preserve">variables </w:t>
      </w:r>
      <w:r>
        <w:t xml:space="preserve">on species richness in concert. </w:t>
      </w:r>
      <w:r w:rsidR="00E22B64">
        <w:t xml:space="preserve">The partial </w:t>
      </w:r>
      <w:r w:rsidR="00E22B64" w:rsidRPr="00866807">
        <w:t xml:space="preserve">effects of heterogeneity predictors retained in the optimal multiple regression models </w:t>
      </w:r>
      <w:r w:rsidR="00E22B64">
        <w:t xml:space="preserve">(Figure 5) </w:t>
      </w:r>
      <w:r w:rsidR="00E22B64" w:rsidRPr="00866807">
        <w:t xml:space="preserve">are </w:t>
      </w:r>
      <w:r w:rsidR="00E22B64">
        <w:t>usually</w:t>
      </w:r>
      <w:r w:rsidR="00E22B64" w:rsidRPr="00866807">
        <w:t xml:space="preserve"> positive or</w:t>
      </w:r>
      <w:r w:rsidR="00E22B64">
        <w:t xml:space="preserve"> neutral in the GCFR and positive or neutral in the SWAFR, with e</w:t>
      </w:r>
      <w:r w:rsidR="00B930DF" w:rsidRPr="00866807">
        <w:t>xception</w:t>
      </w:r>
      <w:r w:rsidR="00E22B64">
        <w:t>s being heterogeneity in</w:t>
      </w:r>
      <w:r w:rsidR="00924C2A">
        <w:t xml:space="preserve"> </w:t>
      </w:r>
      <w:r w:rsidR="00E22B64" w:rsidRPr="00E22B64">
        <w:t>elevation at the DS-scal</w:t>
      </w:r>
      <w:r w:rsidR="000065E8">
        <w:t>e,</w:t>
      </w:r>
      <w:r w:rsidR="000065E8" w:rsidRPr="000065E8">
        <w:t xml:space="preserve"> </w:t>
      </w:r>
      <w:r w:rsidR="000065E8" w:rsidRPr="00E22B64">
        <w:t>PDQ at QDS- and DS-scales</w:t>
      </w:r>
      <w:r w:rsidR="00E22B64" w:rsidRPr="00E22B64">
        <w:t xml:space="preserve">, </w:t>
      </w:r>
      <w:r w:rsidR="000065E8" w:rsidRPr="00E22B64">
        <w:t>CEC at the QDS- and DS-scales</w:t>
      </w:r>
      <w:r w:rsidR="000065E8">
        <w:t xml:space="preserve"> and </w:t>
      </w:r>
      <w:r w:rsidR="00B930DF" w:rsidRPr="00E22B64">
        <w:t>pH at all spatial scales</w:t>
      </w:r>
      <w:r w:rsidR="000065E8">
        <w:t>.</w:t>
      </w:r>
      <w:r w:rsidR="00350FE5" w:rsidRPr="00E22B64">
        <w:t xml:space="preserve"> </w:t>
      </w:r>
      <w:r w:rsidR="00866807" w:rsidRPr="00E22B64">
        <w:t xml:space="preserve">This </w:t>
      </w:r>
      <w:r w:rsidR="004A2BCB" w:rsidRPr="00E22B64">
        <w:t>adds nuance to</w:t>
      </w:r>
      <w:r w:rsidR="0064694B" w:rsidRPr="00E22B64">
        <w:t xml:space="preserve"> the</w:t>
      </w:r>
      <w:r w:rsidR="00350FE5" w:rsidRPr="00E22B64">
        <w:t xml:space="preserve"> generally </w:t>
      </w:r>
      <w:r w:rsidR="0090296A" w:rsidRPr="00E22B64">
        <w:t>positive</w:t>
      </w:r>
      <w:r w:rsidR="00350FE5">
        <w:t xml:space="preserve"> influence of heterogeneity on species richness</w:t>
      </w:r>
      <w:r w:rsidR="004A2BCB">
        <w:t xml:space="preserve"> displayed by the PC1-based ANCOVAs (Figure 4)</w:t>
      </w:r>
      <w:r w:rsidR="00F203C8">
        <w:t xml:space="preserve"> and in most forms of heterogeneity when compared in isolation (Table 1)</w:t>
      </w:r>
      <w:r w:rsidR="004E394A">
        <w:t xml:space="preserve">. </w:t>
      </w:r>
      <w:r w:rsidR="008C7E5A">
        <w:t>Interestingly, DS-scale heterogeneity in elevation and CEC have both negative univariate (Table 1c) and partial (Figure 5c) effects. H</w:t>
      </w:r>
      <w:r w:rsidR="00A12A8F" w:rsidRPr="00A12A8F">
        <w:t xml:space="preserve">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proofErr w:type="gramStart"/>
      <w:r w:rsidR="00574970">
        <w:t>a,b</w:t>
      </w:r>
      <w:proofErr w:type="gramEnd"/>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w:t>
      </w:r>
      <w:r w:rsidR="00FC0F13">
        <w:t xml:space="preserve"> (Figure 5c)</w:t>
      </w:r>
      <w:r w:rsidR="00724853">
        <w:t xml:space="preserv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12ED1316" w:rsidR="00D06C06" w:rsidRPr="004C3A17"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AC3DE8">
        <w:t xml:space="preserve"> (Figure S5</w:t>
      </w:r>
      <w:proofErr w:type="gramStart"/>
      <w:r w:rsidR="00AC3DE8">
        <w:t>a,b</w:t>
      </w:r>
      <w:proofErr w:type="gramEnd"/>
      <w:r w:rsidR="00AC3DE8">
        <w:t>;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w:t>
      </w:r>
      <w:proofErr w:type="gramStart"/>
      <w:r w:rsidR="00AC3DE8">
        <w:t>c,d</w:t>
      </w:r>
      <w:proofErr w:type="gramEnd"/>
      <w:r w:rsidR="00AC3DE8">
        <w:t>;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r w:rsidR="00B22E1D" w:rsidRPr="004C3A17">
        <w:t>A</w:t>
      </w:r>
      <w:r w:rsidR="00C502FE" w:rsidRPr="004C3A17">
        <w:t xml:space="preserve">t </w:t>
      </w:r>
      <w:r w:rsidR="00B22E1D" w:rsidRPr="004C3A17">
        <w:t xml:space="preserve">the broader </w:t>
      </w:r>
      <w:r w:rsidR="00C502FE" w:rsidRPr="004C3A17">
        <w:t>DS-scale</w:t>
      </w:r>
      <w:r w:rsidR="00B22E1D" w:rsidRPr="004C3A17">
        <w:t xml:space="preserve">, </w:t>
      </w:r>
      <w:r w:rsidR="00C502FE" w:rsidRPr="004C3A17">
        <w:t>the GCFR and SWAFR</w:t>
      </w:r>
      <w:r w:rsidR="00B22E1D" w:rsidRPr="004C3A17">
        <w:t xml:space="preserve"> do</w:t>
      </w:r>
      <w:r w:rsidR="00C502FE" w:rsidRPr="004C3A17">
        <w:t xml:space="preserve"> </w:t>
      </w:r>
      <w:r w:rsidR="00807EFC" w:rsidRPr="004C3A17">
        <w:t>not</w:t>
      </w:r>
      <w:r w:rsidR="00B22E1D" w:rsidRPr="004C3A17">
        <w:t xml:space="preserve"> </w:t>
      </w:r>
      <w:r w:rsidR="00807EFC" w:rsidRPr="004C3A17">
        <w:t>differ</w:t>
      </w:r>
      <w:r w:rsidR="00C502FE" w:rsidRPr="004C3A17">
        <w:t xml:space="preserve"> </w:t>
      </w:r>
      <w:r w:rsidR="00B22E1D" w:rsidRPr="004C3A17">
        <w:t xml:space="preserve">significantly in their </w:t>
      </w:r>
      <w:r w:rsidR="00C502FE" w:rsidRPr="004C3A17">
        <w:t>residual</w:t>
      </w:r>
      <w:r w:rsidR="00A70597" w:rsidRPr="004C3A17">
        <w:t xml:space="preserve"> standard deviations</w:t>
      </w:r>
      <w:r w:rsidR="00807EFC" w:rsidRPr="004C3A17">
        <w:t xml:space="preserve"> (following both the PC1-based ANCOVA and multiple regressions) (Table S3c). This </w:t>
      </w:r>
      <w:r w:rsidR="00DC180F" w:rsidRPr="004C3A17">
        <w:t xml:space="preserve">highlights </w:t>
      </w:r>
      <w:r w:rsidR="000E7F00" w:rsidRPr="004C3A17">
        <w:t xml:space="preserve">that </w:t>
      </w:r>
      <w:r w:rsidR="00DC180F" w:rsidRPr="004C3A17">
        <w:t>the commonal</w:t>
      </w:r>
      <w:r w:rsidR="00B85431" w:rsidRPr="004C3A17">
        <w:t>i</w:t>
      </w:r>
      <w:r w:rsidR="00DC180F" w:rsidRPr="004C3A17">
        <w:t xml:space="preserve">ty of the richness-heterogeneity relationship </w:t>
      </w:r>
      <w:r w:rsidR="000E7F00" w:rsidRPr="004C3A17">
        <w:t xml:space="preserve">is recovered </w:t>
      </w:r>
      <w:r w:rsidR="00E4420C" w:rsidRPr="004C3A17">
        <w:t xml:space="preserve">more accurately </w:t>
      </w:r>
      <w:r w:rsidR="00B22E1D" w:rsidRPr="004C3A17">
        <w:t xml:space="preserve">at broader spatial scales </w:t>
      </w:r>
      <w:r w:rsidR="000E7F00" w:rsidRPr="004C3A17">
        <w:t>after</w:t>
      </w:r>
      <w:r w:rsidR="00DC180F" w:rsidRPr="004C3A17">
        <w:t xml:space="preserve"> the omission of </w:t>
      </w:r>
      <w:r w:rsidR="00A70597" w:rsidRPr="004C3A17">
        <w:t>hotspots</w:t>
      </w:r>
      <w:r w:rsidR="00DC180F" w:rsidRPr="004C3A17">
        <w:t>.</w:t>
      </w:r>
    </w:p>
    <w:p w14:paraId="573F5A1A" w14:textId="04268AD5" w:rsidR="00F8593E" w:rsidRDefault="00DD7307">
      <w:pPr>
        <w:pStyle w:val="Heading1"/>
        <w:spacing w:line="240" w:lineRule="auto"/>
      </w:pPr>
      <w:commentRangeStart w:id="20"/>
      <w:r>
        <w:t>4</w:t>
      </w:r>
      <w:r w:rsidR="00765FAE">
        <w:t>:</w:t>
      </w:r>
      <w:r>
        <w:t xml:space="preserve"> </w:t>
      </w:r>
      <w:r w:rsidR="00F8593E" w:rsidRPr="00891FE6">
        <w:t>Discussion</w:t>
      </w:r>
      <w:commentRangeEnd w:id="20"/>
      <w:r w:rsidR="00970EAD">
        <w:rPr>
          <w:rStyle w:val="CommentReference"/>
          <w:rFonts w:ascii="Times New Roman" w:eastAsiaTheme="minorHAnsi" w:hAnsiTheme="minorHAnsi" w:cstheme="minorBidi"/>
          <w:b w:val="0"/>
          <w:bCs w:val="0"/>
          <w:color w:val="auto"/>
        </w:rPr>
        <w:commentReference w:id="20"/>
      </w:r>
    </w:p>
    <w:p w14:paraId="6DC64564" w14:textId="0D3B8E54" w:rsidR="001E1442" w:rsidRDefault="006A4B08" w:rsidP="002C20EB">
      <w:pPr>
        <w:pStyle w:val="BodyText"/>
        <w:tabs>
          <w:tab w:val="left" w:pos="6189"/>
        </w:tabs>
      </w:pPr>
      <w:bookmarkStart w:id="21"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217F9">
        <w:t xml:space="preserve">, at least at the scales </w:t>
      </w:r>
      <w:r w:rsidR="000217F9">
        <w:lastRenderedPageBreak/>
        <w:t>considered here</w:t>
      </w:r>
      <w:r w:rsidR="001155C0">
        <w:t>.</w:t>
      </w:r>
      <w:r w:rsidR="00004BFE">
        <w:t xml:space="preserve"> </w:t>
      </w:r>
      <w:commentRangeStart w:id="22"/>
      <w:r w:rsidR="001155C0">
        <w:t xml:space="preserve">A quadratic relationship between richness and heterogeneity was only </w:t>
      </w:r>
      <w:proofErr w:type="spellStart"/>
      <w:r w:rsidR="001155C0">
        <w:t>favoured</w:t>
      </w:r>
      <w:proofErr w:type="spellEnd"/>
      <w:r w:rsidR="001155C0">
        <w:t xml:space="preserve"> at the QDS-scale, and even </w:t>
      </w:r>
      <w:proofErr w:type="gramStart"/>
      <w:r w:rsidR="001155C0">
        <w:t>then</w:t>
      </w:r>
      <w:proofErr w:type="gramEnd"/>
      <w:r w:rsidR="001155C0">
        <w:t xml:space="preserve"> not representing a unimodal effect but a positive parabola</w:t>
      </w:r>
      <w:commentRangeEnd w:id="22"/>
      <w:r w:rsidR="001155C0">
        <w:rPr>
          <w:rStyle w:val="CommentReference"/>
          <w:rFonts w:ascii="Times New Roman" w:hAnsiTheme="minorHAnsi"/>
        </w:rPr>
        <w:commentReference w:id="22"/>
      </w:r>
      <w:r w:rsidR="001155C0">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3"/>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commentRangeEnd w:id="23"/>
      <w:r w:rsidR="007F39BA">
        <w:rPr>
          <w:rStyle w:val="CommentReference"/>
          <w:rFonts w:ascii="Times New Roman" w:hAnsiTheme="minorHAnsi"/>
        </w:rPr>
        <w:commentReference w:id="23"/>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w:t>
      </w:r>
      <w:r w:rsidR="00C67B82">
        <w:t xml:space="preserve">(see below) </w:t>
      </w:r>
      <w:r w:rsidR="00B24543">
        <w:t xml:space="preserve">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C67B82">
        <w:t>.</w:t>
      </w:r>
      <w:r w:rsidR="00D839BD">
        <w:t xml:space="preserve"> </w:t>
      </w:r>
      <w:r w:rsidR="00F41DB5">
        <w:t>S</w:t>
      </w:r>
      <w:r w:rsidR="00D839BD">
        <w:t>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6E4B44F7"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 xml:space="preserve">in the Cape. This interpretation is consistent with </w:t>
      </w:r>
      <w:r w:rsidR="00496FD1">
        <w:t xml:space="preserve">existing </w:t>
      </w:r>
      <w:r w:rsidR="0072106C">
        <w:t>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F65234">
        <w:t xml:space="preserve"> and evidence of such</w:t>
      </w:r>
      <w:r w:rsidR="00704131">
        <w:t xml:space="preserve"> </w:t>
      </w:r>
      <w:r w:rsidR="00F65234">
        <w:t xml:space="preserve">in our </w:t>
      </w:r>
      <w:r w:rsidR="00704131">
        <w:t xml:space="preserve">species occurrence dataset (Figure </w:t>
      </w:r>
      <w:r w:rsidR="00F06726">
        <w:t>S11</w:t>
      </w:r>
      <w:r w:rsidR="00704131">
        <w:t>).</w:t>
      </w:r>
    </w:p>
    <w:p w14:paraId="2B259CB7" w14:textId="15CCDA4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40310BCA" w:rsidR="00CF6AF3" w:rsidRDefault="00DE487A" w:rsidP="00E3070E">
      <w:pPr>
        <w:pStyle w:val="BodyText"/>
        <w:tabs>
          <w:tab w:val="left" w:pos="6189"/>
        </w:tabs>
      </w:pPr>
      <w:r w:rsidRPr="005F374B">
        <w:lastRenderedPageBreak/>
        <w:t>A second</w:t>
      </w:r>
      <w:r w:rsidR="00164E10" w:rsidRPr="005F374B">
        <w:t xml:space="preserve"> </w:t>
      </w:r>
      <w:r w:rsidR="00B718C1" w:rsidRPr="005F374B">
        <w:t xml:space="preserve">factor </w:t>
      </w:r>
      <w:r w:rsidR="005F374B" w:rsidRPr="005F374B">
        <w:t>affecting</w:t>
      </w:r>
      <w:r w:rsidR="00B718C1" w:rsidRPr="005F374B">
        <w:t xml:space="preserve"> the </w:t>
      </w:r>
      <w:r w:rsidR="00A646E1" w:rsidRPr="005F374B">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6A50EF">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p>
    <w:p w14:paraId="0610530F" w14:textId="0555BF86"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24"/>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4"/>
      <w:r w:rsidR="00246D04">
        <w:rPr>
          <w:rStyle w:val="CommentReference"/>
          <w:rFonts w:ascii="Times New Roman" w:hAnsiTheme="minorHAnsi"/>
        </w:rPr>
        <w:commentReference w:id="24"/>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AA50A31"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B32A88">
        <w:t>Though spatially autocorrelated, at</w:t>
      </w:r>
      <w:r w:rsidR="002E03CA">
        <w:t xml:space="preserve">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 xml:space="preserve">southwestern </w:t>
      </w:r>
      <w:r w:rsidR="00865292">
        <w:lastRenderedPageBreak/>
        <w:t>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show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w:t>
      </w:r>
      <w:proofErr w:type="spellStart"/>
      <w:r w:rsidR="002513DB">
        <w:t>Porungurup</w:t>
      </w:r>
      <w:proofErr w:type="spellEnd"/>
      <w:r w:rsidR="002513DB">
        <w:t xml:space="preserve">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r w:rsidRPr="008A4E97">
        <w:lastRenderedPageBreak/>
        <w:t>Tables</w:t>
      </w:r>
      <w:bookmarkEnd w:id="21"/>
    </w:p>
    <w:p w14:paraId="71033F34" w14:textId="1C62EEC8"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w:t>
      </w:r>
      <w:r w:rsidRPr="006C148E">
        <w:rPr>
          <w:b/>
          <w:bCs/>
        </w:rPr>
        <w:t>(a)</w:t>
      </w:r>
      <w:r w:rsidRPr="00FE718A">
        <w:t xml:space="preserve"> </w:t>
      </w:r>
      <w:r w:rsidR="00FE718A">
        <w:t>Q</w:t>
      </w:r>
      <w:r w:rsidRPr="00FE718A">
        <w:t>DS-</w:t>
      </w:r>
      <w:r w:rsidR="00FE718A">
        <w:t xml:space="preserve">, </w:t>
      </w:r>
      <w:r w:rsidRPr="006C148E">
        <w:rPr>
          <w:b/>
          <w:bCs/>
        </w:rPr>
        <w:t>(b)</w:t>
      </w:r>
      <w:r w:rsidRPr="00FE718A">
        <w:t xml:space="preserve"> </w:t>
      </w:r>
      <w:r w:rsidR="00FE718A">
        <w:t>H</w:t>
      </w:r>
      <w:r w:rsidRPr="00FE718A">
        <w:t>DS-</w:t>
      </w:r>
      <w:r w:rsidR="00FE718A">
        <w:t xml:space="preserve"> and </w:t>
      </w:r>
      <w:r w:rsidR="00FE718A" w:rsidRPr="006C148E">
        <w:rPr>
          <w:b/>
          <w:bCs/>
        </w:rPr>
        <w:t>(c)</w:t>
      </w:r>
      <w:r w:rsidR="00FE718A">
        <w:t xml:space="preserve">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7707DD47" w:rsidR="00874A01" w:rsidRPr="0069122B" w:rsidRDefault="00874A01" w:rsidP="00FA753D">
      <w:pPr>
        <w:pStyle w:val="BodyText"/>
        <w:spacing w:before="0"/>
      </w:pPr>
      <w:bookmarkStart w:id="25"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w:t>
      </w:r>
      <w:r w:rsidR="009A2731">
        <w:t xml:space="preserve"> of vascular plant species richness across the GCFR and SWAFR</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25"/>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53C9FDB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 xml:space="preserve">s for the GCFR and SWAFR of </w:t>
      </w:r>
      <w:r w:rsidRPr="00805B10">
        <w:rPr>
          <w:b/>
          <w:bCs/>
        </w:rPr>
        <w:t>(</w:t>
      </w:r>
      <w:proofErr w:type="spellStart"/>
      <w:r w:rsidRPr="00805B10">
        <w:rPr>
          <w:b/>
          <w:bCs/>
        </w:rPr>
        <w:t>a,b</w:t>
      </w:r>
      <w:proofErr w:type="spellEnd"/>
      <w:r w:rsidRPr="00805B10">
        <w:rPr>
          <w:b/>
          <w:bCs/>
        </w:rPr>
        <w:t>)</w:t>
      </w:r>
      <w:r>
        <w:t xml:space="preserve"> vascular plant species richness</w:t>
      </w:r>
      <w:r w:rsidR="009863F5">
        <w:t xml:space="preserve"> (</w:t>
      </w:r>
      <w:r w:rsidR="009863F5" w:rsidRPr="00ED6805">
        <w:rPr>
          <w:i/>
          <w:iCs/>
        </w:rPr>
        <w:t>S</w:t>
      </w:r>
      <w:r w:rsidR="009863F5">
        <w:rPr>
          <w:vertAlign w:val="subscript"/>
        </w:rPr>
        <w:t>HDS</w:t>
      </w:r>
      <w:r w:rsidR="009863F5">
        <w:t>)</w:t>
      </w:r>
      <w:r>
        <w:t xml:space="preserve">, </w:t>
      </w:r>
      <w:r w:rsidRPr="00805B10">
        <w:rPr>
          <w:b/>
          <w:bCs/>
        </w:rPr>
        <w:t>(</w:t>
      </w:r>
      <w:proofErr w:type="spellStart"/>
      <w:r w:rsidRPr="00805B10">
        <w:rPr>
          <w:b/>
          <w:bCs/>
        </w:rPr>
        <w:t>c,d</w:t>
      </w:r>
      <w:proofErr w:type="spellEnd"/>
      <w:r w:rsidRPr="00805B10">
        <w:rPr>
          <w:b/>
          <w:bCs/>
        </w:rPr>
        <w:t>)</w:t>
      </w:r>
      <w:r>
        <w:t xml:space="preserve"> </w:t>
      </w:r>
      <w:r w:rsidR="00E14B99">
        <w:t>values of the</w:t>
      </w:r>
      <w:r>
        <w:t xml:space="preserve"> major axis of environmental heterogeneity (PC1) from the PCA of nine forms of environmental heterogeneity (log</w:t>
      </w:r>
      <w:r w:rsidRPr="00C9106C">
        <w:rPr>
          <w:vertAlign w:val="subscript"/>
        </w:rPr>
        <w:t>10</w:t>
      </w:r>
      <w:r>
        <w:t>-transformed</w:t>
      </w:r>
      <w:r w:rsidR="00873192">
        <w:t>; Table S1</w:t>
      </w:r>
      <w:r>
        <w:t>)</w:t>
      </w:r>
      <w:r w:rsidR="007A145C">
        <w:t xml:space="preserve"> and </w:t>
      </w:r>
      <w:r>
        <w:t>residua</w:t>
      </w:r>
      <w:r w:rsidR="00CF075F">
        <w:t>l</w:t>
      </w:r>
      <w:r w:rsidR="007A145C">
        <w:t xml:space="preserve"> species richness following </w:t>
      </w:r>
      <w:r>
        <w:t xml:space="preserve">regressions against </w:t>
      </w:r>
      <w:r w:rsidRPr="00805B10">
        <w:rPr>
          <w:b/>
          <w:bCs/>
        </w:rPr>
        <w:t>(</w:t>
      </w:r>
      <w:proofErr w:type="spellStart"/>
      <w:r w:rsidRPr="00805B10">
        <w:rPr>
          <w:b/>
          <w:bCs/>
        </w:rPr>
        <w:t>e,f</w:t>
      </w:r>
      <w:proofErr w:type="spellEnd"/>
      <w:r w:rsidRPr="00805B10">
        <w:rPr>
          <w:b/>
          <w:bCs/>
        </w:rPr>
        <w:t>)</w:t>
      </w:r>
      <w:r>
        <w:t xml:space="preserve"> PC1 (</w:t>
      </w:r>
      <w:r w:rsidR="00E14B99">
        <w:t xml:space="preserve">see also </w:t>
      </w:r>
      <w:r>
        <w:t xml:space="preserve">Figure 4b) and </w:t>
      </w:r>
      <w:r w:rsidRPr="00805B10">
        <w:rPr>
          <w:b/>
          <w:bCs/>
        </w:rPr>
        <w:t>(</w:t>
      </w:r>
      <w:proofErr w:type="spellStart"/>
      <w:r w:rsidRPr="00805B10">
        <w:rPr>
          <w:b/>
          <w:bCs/>
        </w:rPr>
        <w:t>g,h</w:t>
      </w:r>
      <w:proofErr w:type="spellEnd"/>
      <w:r w:rsidRPr="00805B10">
        <w:rPr>
          <w:b/>
          <w:bCs/>
        </w:rPr>
        <w:t>)</w:t>
      </w:r>
      <w:r>
        <w:t xml:space="preserve"> the multivariate (MV) </w:t>
      </w:r>
      <w:r w:rsidR="00AD5B6C">
        <w:t>re</w:t>
      </w:r>
      <w:r w:rsidR="00FD46A4">
        <w:t xml:space="preserve">gression </w:t>
      </w:r>
      <w:r>
        <w:t>model (</w:t>
      </w:r>
      <w:r w:rsidR="00E14B99">
        <w:t xml:space="preserve">see also </w:t>
      </w:r>
      <w:r>
        <w:t xml:space="preserve">Figure 5b). Map projection used: WGS84. </w:t>
      </w:r>
      <w:proofErr w:type="spellStart"/>
      <w:r>
        <w:t>Colour</w:t>
      </w:r>
      <w:proofErr w:type="spellEnd"/>
      <w:r>
        <w:t xml:space="preserve">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6447732D"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473510">
        <w:rPr>
          <w:b/>
          <w:bCs/>
        </w:rPr>
        <w:t>(a)</w:t>
      </w:r>
      <w:r w:rsidRPr="00832261">
        <w:t xml:space="preserve"> </w:t>
      </w:r>
      <w:r w:rsidR="00F8403E" w:rsidRPr="00832261">
        <w:t xml:space="preserve">DS-, </w:t>
      </w:r>
      <w:r w:rsidRPr="00473510">
        <w:rPr>
          <w:b/>
          <w:bCs/>
        </w:rPr>
        <w:t>(b)</w:t>
      </w:r>
      <w:r w:rsidRPr="00832261">
        <w:t xml:space="preserve"> HDS-</w:t>
      </w:r>
      <w:r w:rsidR="00F8403E" w:rsidRPr="00832261">
        <w:t xml:space="preserve">, and </w:t>
      </w:r>
      <w:r w:rsidR="00F8403E" w:rsidRPr="00473510">
        <w:rPr>
          <w:b/>
          <w:bCs/>
        </w:rPr>
        <w:t>(c)</w:t>
      </w:r>
      <w:r w:rsidR="00F8403E" w:rsidRPr="00832261">
        <w:t xml:space="preserve">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C35278">
        <w:t xml:space="preserve">i.e. </w:t>
      </w:r>
      <w:r w:rsidR="00223948" w:rsidRPr="00223948">
        <w:rPr>
          <w:i/>
        </w:rPr>
        <w:t>T</w:t>
      </w:r>
      <w:r w:rsidR="00223948">
        <w:t>/</w:t>
      </w:r>
      <w:r w:rsidR="00223948" w:rsidRPr="00223948">
        <w:rPr>
          <w:i/>
        </w:rPr>
        <w:t>S</w:t>
      </w:r>
      <w:r w:rsidR="00223948">
        <w:t xml:space="preserve">) </w:t>
      </w:r>
      <w:r w:rsidR="009D1CA2" w:rsidRPr="00223948">
        <w:t xml:space="preserve">to </w:t>
      </w:r>
      <w:r w:rsidR="009D1CA2" w:rsidRPr="00473510">
        <w:rPr>
          <w:b/>
          <w:bCs/>
        </w:rPr>
        <w:t>(d)</w:t>
      </w:r>
      <w:r w:rsidR="009D1CA2" w:rsidRPr="00223948">
        <w:t xml:space="preserve">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w:t>
      </w:r>
      <w:r w:rsidR="009D1CA2" w:rsidRPr="00473510">
        <w:rPr>
          <w:b/>
          <w:bCs/>
        </w:rPr>
        <w:t>(e)</w:t>
      </w:r>
      <w:r w:rsidR="009D1CA2" w:rsidRPr="00CC1818">
        <w:t xml:space="preserv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473510">
        <w:rPr>
          <w:b/>
          <w:bCs/>
        </w:rPr>
        <w:t>(f)</w:t>
      </w:r>
      <w:r w:rsidR="00CC1818" w:rsidRPr="00CC1818">
        <w:t xml:space="preserve"> H</w:t>
      </w:r>
      <w:r w:rsidRPr="00CC1818">
        <w:t>DS-</w:t>
      </w:r>
      <w:r w:rsidR="00CC1818" w:rsidRPr="00CC1818">
        <w:t xml:space="preserve"> and </w:t>
      </w:r>
      <w:r w:rsidR="00CC1818" w:rsidRPr="00473510">
        <w:rPr>
          <w:b/>
          <w:bCs/>
        </w:rPr>
        <w:t>(g)</w:t>
      </w:r>
      <w:r w:rsidR="00CC1818" w:rsidRPr="00CC1818">
        <w:t xml:space="preserve"> QDS-</w:t>
      </w:r>
      <w:r w:rsidRPr="00CC1818">
        <w:t>scale richness (</w:t>
      </w:r>
      <w:r w:rsidR="009E4DDA">
        <w:t xml:space="preserve">i.e. </w:t>
      </w:r>
      <m:oMath>
        <m:bar>
          <m:barPr>
            <m:pos m:val="top"/>
            <m:ctrlPr>
              <w:ins w:id="26" w:author="Ruan Van Mazijk" w:date="2020-07-20T16:53:00Z">
                <w:rPr>
                  <w:rFonts w:ascii="Cambria Math" w:hAnsi="Cambria Math"/>
                </w:rPr>
              </w:ins>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ins w:id="27" w:author="Ruan Van Mazijk" w:date="2020-07-20T16:53:00Z">
                <w:rPr>
                  <w:rFonts w:ascii="Cambria Math" w:hAnsi="Cambria Math"/>
                </w:rPr>
              </w:ins>
            </m:ctrlPr>
          </m:barPr>
          <m:e>
            <m:r>
              <w:rPr>
                <w:rFonts w:ascii="Cambria Math" w:hAnsi="Cambria Math"/>
              </w:rPr>
              <m:t>S</m:t>
            </m:r>
          </m:e>
        </m:bar>
      </m:oMath>
      <w:r w:rsidR="00CC1818" w:rsidRPr="00CC1818">
        <w:rPr>
          <w:vertAlign w:val="subscript"/>
        </w:rPr>
        <w:t>QDS</w:t>
      </w:r>
      <w:r w:rsidR="009E4DDA" w:rsidRPr="009E4DDA">
        <w:t>,</w:t>
      </w:r>
      <w:r w:rsidR="00CC1818" w:rsidRPr="00CC1818">
        <w:t xml:space="preserve"> respectively</w:t>
      </w:r>
      <w:r w:rsidRPr="00CC1818">
        <w:t xml:space="preserve">) </w:t>
      </w:r>
      <w:r w:rsidR="00CC1818" w:rsidRPr="00CC1818">
        <w:t>against</w:t>
      </w:r>
      <w:r w:rsidRPr="00CC1818">
        <w:t xml:space="preserve"> turnover </w:t>
      </w:r>
      <w:r w:rsidR="00473510">
        <w:t>(</w:t>
      </w:r>
      <w:r w:rsidRPr="00CC1818">
        <w:rPr>
          <w:i/>
        </w:rPr>
        <w:t>T</w:t>
      </w:r>
      <w:r w:rsidR="00CC1818" w:rsidRPr="00CC1818">
        <w:rPr>
          <w:vertAlign w:val="subscript"/>
        </w:rPr>
        <w:t>H</w:t>
      </w:r>
      <w:r w:rsidRPr="00CC1818">
        <w:rPr>
          <w:vertAlign w:val="subscript"/>
        </w:rPr>
        <w:t>DS</w:t>
      </w:r>
      <w:r w:rsidR="00CC1818" w:rsidRPr="00CC1818">
        <w:t xml:space="preserve"> and </w:t>
      </w:r>
      <w:r w:rsidR="00CC1818" w:rsidRPr="00CC1818">
        <w:rPr>
          <w:i/>
        </w:rPr>
        <w:t>T</w:t>
      </w:r>
      <w:r w:rsidR="00CC1818" w:rsidRPr="00CC1818">
        <w:rPr>
          <w:vertAlign w:val="subscript"/>
        </w:rPr>
        <w:t>QDS</w:t>
      </w:r>
      <w:r w:rsidR="00473510">
        <w:t>, respectively</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xml:space="preserve">) of </w:t>
      </w:r>
      <w:r w:rsidRPr="00AC670A">
        <w:rPr>
          <w:b/>
          <w:bCs/>
        </w:rPr>
        <w:t>(a–</w:t>
      </w:r>
      <w:proofErr w:type="spellStart"/>
      <w:r w:rsidRPr="00AC670A">
        <w:rPr>
          <w:b/>
          <w:bCs/>
        </w:rPr>
        <w:t>i</w:t>
      </w:r>
      <w:proofErr w:type="spellEnd"/>
      <w:r w:rsidRPr="00AC670A">
        <w:rPr>
          <w:b/>
          <w:bCs/>
        </w:rPr>
        <w:t>)</w:t>
      </w:r>
      <w:r w:rsidRPr="006A6996">
        <w:t xml:space="preserve"> various forms of environmental heterogeneity (log</w:t>
      </w:r>
      <w:r w:rsidRPr="008E45A8">
        <w:rPr>
          <w:vertAlign w:val="subscript"/>
        </w:rPr>
        <w:t>10</w:t>
      </w:r>
      <w:r w:rsidRPr="006A6996">
        <w:t xml:space="preserve">-transformed) and </w:t>
      </w:r>
      <w:r w:rsidRPr="00AC670A">
        <w:rPr>
          <w:b/>
          <w:bCs/>
        </w:rPr>
        <w:t>(j)</w:t>
      </w:r>
      <w:r w:rsidRPr="006A6996">
        <w:t xml:space="preserve">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proofErr w:type="gramStart"/>
      <w:r w:rsidR="007138B7">
        <w:t>c,g</w:t>
      </w:r>
      <w:proofErr w:type="gramEnd"/>
      <w:r w:rsidR="007138B7">
        <w:t>,i</w:t>
      </w:r>
      <w:proofErr w:type="spellEnd"/>
      <w:r w:rsidR="007138B7">
        <w:t>) and marginally 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xml:space="preserve">) have been plotted, the latter for illustration. Note, only two forms of heterogeneity were found to be negatively scale-dependent </w:t>
      </w:r>
      <w:r w:rsidR="007138B7" w:rsidRPr="008E5837">
        <w:rPr>
          <w:b/>
          <w:bCs/>
        </w:rPr>
        <w:t>(</w:t>
      </w:r>
      <w:proofErr w:type="spellStart"/>
      <w:proofErr w:type="gramStart"/>
      <w:r w:rsidR="007138B7" w:rsidRPr="008E5837">
        <w:rPr>
          <w:b/>
          <w:bCs/>
        </w:rPr>
        <w:t>b,h</w:t>
      </w:r>
      <w:proofErr w:type="spellEnd"/>
      <w:proofErr w:type="gramEnd"/>
      <w:r w:rsidR="007138B7" w:rsidRPr="008E5837">
        <w:rPr>
          <w:b/>
          <w:bCs/>
        </w:rPr>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787436AD"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580240">
        <w:rPr>
          <w:b/>
          <w:bCs/>
        </w:rPr>
        <w:t>(a)</w:t>
      </w:r>
      <w:r w:rsidR="00D04776" w:rsidRPr="000951C2">
        <w:t xml:space="preserve"> </w:t>
      </w:r>
      <w:r w:rsidR="00D04776" w:rsidRPr="000951C2">
        <w:rPr>
          <w:i/>
        </w:rPr>
        <w:t>S</w:t>
      </w:r>
      <w:r w:rsidR="000951C2">
        <w:rPr>
          <w:vertAlign w:val="subscript"/>
        </w:rPr>
        <w:t>Q</w:t>
      </w:r>
      <w:r w:rsidR="00D04776" w:rsidRPr="000951C2">
        <w:rPr>
          <w:vertAlign w:val="subscript"/>
        </w:rPr>
        <w:t>DS</w:t>
      </w:r>
      <w:r w:rsidR="000951C2">
        <w:t xml:space="preserve">, </w:t>
      </w:r>
      <w:r w:rsidR="00D04776" w:rsidRPr="00580240">
        <w:rPr>
          <w:b/>
          <w:bCs/>
        </w:rPr>
        <w:t>(b)</w:t>
      </w:r>
      <w:r w:rsidR="00D04776" w:rsidRPr="000951C2">
        <w:t xml:space="preserve">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w:t>
      </w:r>
      <w:r w:rsidR="000951C2" w:rsidRPr="00580240">
        <w:rPr>
          <w:b/>
          <w:bCs/>
        </w:rPr>
        <w:t>(c)</w:t>
      </w:r>
      <w:r w:rsidR="000951C2">
        <w:t xml:space="preserve">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w:t>
      </w:r>
      <w:r w:rsidR="00143488">
        <w:t xml:space="preserve">percentage </w:t>
      </w:r>
      <w:r w:rsidR="005D4530">
        <w:t xml:space="preserve">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commentRangeStart w:id="28"/>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28"/>
      <w:r w:rsidR="001E2381">
        <w:rPr>
          <w:rStyle w:val="CommentReference"/>
          <w:rFonts w:ascii="Times New Roman" w:hAnsiTheme="minorHAnsi"/>
        </w:rPr>
        <w:commentReference w:id="28"/>
      </w:r>
    </w:p>
    <w:p w14:paraId="199264AF" w14:textId="2BCC30EA"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w:t>
      </w:r>
      <w:r w:rsidR="00475DD1">
        <w:t>Partial effect</w:t>
      </w:r>
      <w:r w:rsidR="00D04776" w:rsidRPr="00EB7331">
        <w:t xml:space="preserv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474DB5">
        <w:rPr>
          <w:b/>
          <w:bCs/>
        </w:rPr>
        <w:t>(a)</w:t>
      </w:r>
      <w:r w:rsidR="00D04776" w:rsidRPr="00EB7331">
        <w:t xml:space="preserve">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w:t>
      </w:r>
      <w:r w:rsidR="00D04776" w:rsidRPr="00474DB5">
        <w:rPr>
          <w:b/>
          <w:bCs/>
        </w:rPr>
        <w:t>(b)</w:t>
      </w:r>
      <w:r w:rsidR="00D04776" w:rsidRPr="00EB7331">
        <w:t xml:space="preserve">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 xml:space="preserve">and </w:t>
      </w:r>
      <w:r w:rsidR="00F53C09" w:rsidRPr="00474DB5">
        <w:rPr>
          <w:b/>
          <w:bCs/>
        </w:rPr>
        <w:t>(c</w:t>
      </w:r>
      <w:r w:rsidR="00D04776" w:rsidRPr="00474DB5">
        <w:rPr>
          <w:b/>
          <w:bCs/>
        </w:rPr>
        <w:t>)</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 xml:space="preserve">across </w:t>
      </w:r>
      <w:r w:rsidR="00EE26B5">
        <w:t xml:space="preserve">the </w:t>
      </w:r>
      <w:r w:rsidR="00741F6E" w:rsidRPr="00EB7331">
        <w:t>GCFR</w:t>
      </w:r>
      <w:r w:rsidR="00F53C09">
        <w:t xml:space="preserve"> and </w:t>
      </w:r>
      <w:r w:rsidR="00741F6E" w:rsidRPr="00EB7331">
        <w:t>SWAFR</w:t>
      </w:r>
      <w:r w:rsidR="00D04776" w:rsidRPr="00EB7331">
        <w:t>. Points with error bars denote</w:t>
      </w:r>
      <w:r w:rsidR="00475DD1">
        <w:t xml:space="preserve"> slopes</w:t>
      </w:r>
      <w:r w:rsidR="00D04776" w:rsidRPr="00EB7331">
        <w:t xml:space="preserve">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B3561C">
        <w:t>,</w:t>
      </w:r>
      <w:r w:rsidR="00E959AF">
        <w:t xml:space="preserve"> respectively</w:t>
      </w:r>
      <w:r w:rsidR="00883D79">
        <w:t xml:space="preserve"> (i.e. </w:t>
      </w:r>
      <w:r w:rsidR="00E959AF">
        <w:t xml:space="preserve">region-interaction terms were retained during </w:t>
      </w:r>
      <w:r w:rsidR="00E959AF" w:rsidRPr="00EB7331">
        <w:t>stepwise model selection</w:t>
      </w:r>
      <w:r w:rsidR="00883D79">
        <w:t>)</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29"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9" w:history="1">
        <w:r w:rsidRPr="000F1325">
          <w:rPr>
            <w:rStyle w:val="Hyperlink"/>
          </w:rPr>
          <w:t>https://doi.org/10.15468/dl.n6u6n0</w:t>
        </w:r>
      </w:hyperlink>
      <w:r>
        <w:t xml:space="preserve">; SWAFR: </w:t>
      </w:r>
      <w:hyperlink r:id="rId20"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commentRangeStart w:id="30"/>
      <w:r w:rsidRPr="002C20EB">
        <w:t>References</w:t>
      </w:r>
      <w:bookmarkEnd w:id="29"/>
      <w:commentRangeEnd w:id="30"/>
      <w:r w:rsidR="00CF1A93">
        <w:rPr>
          <w:rStyle w:val="CommentReference"/>
          <w:rFonts w:ascii="Times New Roman" w:eastAsiaTheme="minorHAnsi" w:hAnsiTheme="minorHAnsi" w:cstheme="minorBidi"/>
          <w:b w:val="0"/>
          <w:bCs w:val="0"/>
          <w:color w:val="auto"/>
        </w:rPr>
        <w:commentReference w:id="30"/>
      </w:r>
    </w:p>
    <w:p w14:paraId="297C2AAE" w14:textId="3D12D4E8" w:rsidR="00B80566" w:rsidRPr="00B80566" w:rsidRDefault="008E0DFC" w:rsidP="00B80566">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B80566" w:rsidRPr="00B80566">
        <w:rPr>
          <w:rFonts w:hAnsi="Times New Roman" w:cs="Times New Roman"/>
          <w:noProof/>
          <w:lang w:val="en-GB"/>
        </w:rPr>
        <w:t xml:space="preserve">Ackerly, D. D. (2009). Evolution, origin and age of lineages in the Californian and Mediterranean floras. </w:t>
      </w:r>
      <w:r w:rsidR="00B80566" w:rsidRPr="00B80566">
        <w:rPr>
          <w:rFonts w:hAnsi="Times New Roman" w:cs="Times New Roman"/>
          <w:i/>
          <w:iCs/>
          <w:noProof/>
          <w:lang w:val="en-GB"/>
        </w:rPr>
        <w:t>Journal of Biogeography</w:t>
      </w:r>
      <w:r w:rsidR="00B80566" w:rsidRPr="00B80566">
        <w:rPr>
          <w:rFonts w:hAnsi="Times New Roman" w:cs="Times New Roman"/>
          <w:noProof/>
          <w:lang w:val="en-GB"/>
        </w:rPr>
        <w:t xml:space="preserve">, </w:t>
      </w:r>
      <w:r w:rsidR="00B80566" w:rsidRPr="00B80566">
        <w:rPr>
          <w:rFonts w:hAnsi="Times New Roman" w:cs="Times New Roman"/>
          <w:i/>
          <w:iCs/>
          <w:noProof/>
          <w:lang w:val="en-GB"/>
        </w:rPr>
        <w:t>36</w:t>
      </w:r>
      <w:r w:rsidR="00B80566" w:rsidRPr="00B80566">
        <w:rPr>
          <w:rFonts w:hAnsi="Times New Roman" w:cs="Times New Roman"/>
          <w:noProof/>
          <w:lang w:val="en-GB"/>
        </w:rPr>
        <w:t>(7), 1221–1233. https://doi.org/10.1111/j.1365-2699.2009.02097.x</w:t>
      </w:r>
    </w:p>
    <w:p w14:paraId="1B7E2294"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Allouche, O., Kalyuzhny, M., Moreno-Rueda, G., Pizarro, M., &amp; Kadmon, R. (2012). Area-heterogeneity tradeoff and the diversity of ecological communities. </w:t>
      </w:r>
      <w:r w:rsidRPr="00B80566">
        <w:rPr>
          <w:rFonts w:hAnsi="Times New Roman" w:cs="Times New Roman"/>
          <w:i/>
          <w:iCs/>
          <w:noProof/>
          <w:lang w:val="en-GB"/>
        </w:rPr>
        <w:t>Proceedings of the National Academy of Sciences</w:t>
      </w:r>
      <w:r w:rsidRPr="00B80566">
        <w:rPr>
          <w:rFonts w:hAnsi="Times New Roman" w:cs="Times New Roman"/>
          <w:noProof/>
          <w:lang w:val="en-GB"/>
        </w:rPr>
        <w:t xml:space="preserve">, </w:t>
      </w:r>
      <w:r w:rsidRPr="00B80566">
        <w:rPr>
          <w:rFonts w:hAnsi="Times New Roman" w:cs="Times New Roman"/>
          <w:i/>
          <w:iCs/>
          <w:noProof/>
          <w:lang w:val="en-GB"/>
        </w:rPr>
        <w:t>109</w:t>
      </w:r>
      <w:r w:rsidRPr="00B80566">
        <w:rPr>
          <w:rFonts w:hAnsi="Times New Roman" w:cs="Times New Roman"/>
          <w:noProof/>
          <w:lang w:val="en-GB"/>
        </w:rPr>
        <w:t>(43), 17495–17500.</w:t>
      </w:r>
    </w:p>
    <w:p w14:paraId="51013CED"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B80566">
        <w:rPr>
          <w:rFonts w:hAnsi="Times New Roman" w:cs="Times New Roman"/>
          <w:i/>
          <w:iCs/>
          <w:noProof/>
          <w:lang w:val="en-GB"/>
        </w:rPr>
        <w:t>Hydrological Processes</w:t>
      </w:r>
      <w:r w:rsidRPr="00B80566">
        <w:rPr>
          <w:rFonts w:hAnsi="Times New Roman" w:cs="Times New Roman"/>
          <w:noProof/>
          <w:lang w:val="en-GB"/>
        </w:rPr>
        <w:t xml:space="preserve">, </w:t>
      </w:r>
      <w:r w:rsidRPr="00B80566">
        <w:rPr>
          <w:rFonts w:hAnsi="Times New Roman" w:cs="Times New Roman"/>
          <w:i/>
          <w:iCs/>
          <w:noProof/>
          <w:lang w:val="en-GB"/>
        </w:rPr>
        <w:t>28</w:t>
      </w:r>
      <w:r w:rsidRPr="00B80566">
        <w:rPr>
          <w:rFonts w:hAnsi="Times New Roman" w:cs="Times New Roman"/>
          <w:noProof/>
          <w:lang w:val="en-GB"/>
        </w:rPr>
        <w:t>(22), 5513–5529.</w:t>
      </w:r>
    </w:p>
    <w:p w14:paraId="378B3849"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Beard, J. S., Chapman, A. R., &amp; Gioia, P. (2000). Species richness and endemism in the Western Australian flora. </w:t>
      </w:r>
      <w:r w:rsidRPr="00B80566">
        <w:rPr>
          <w:rFonts w:hAnsi="Times New Roman" w:cs="Times New Roman"/>
          <w:i/>
          <w:iCs/>
          <w:noProof/>
          <w:lang w:val="en-GB"/>
        </w:rPr>
        <w:t>Journal of Biogeography</w:t>
      </w:r>
      <w:r w:rsidRPr="00B80566">
        <w:rPr>
          <w:rFonts w:hAnsi="Times New Roman" w:cs="Times New Roman"/>
          <w:noProof/>
          <w:lang w:val="en-GB"/>
        </w:rPr>
        <w:t xml:space="preserve">, </w:t>
      </w:r>
      <w:r w:rsidRPr="00B80566">
        <w:rPr>
          <w:rFonts w:hAnsi="Times New Roman" w:cs="Times New Roman"/>
          <w:i/>
          <w:iCs/>
          <w:noProof/>
          <w:lang w:val="en-GB"/>
        </w:rPr>
        <w:t>27</w:t>
      </w:r>
      <w:r w:rsidRPr="00B80566">
        <w:rPr>
          <w:rFonts w:hAnsi="Times New Roman" w:cs="Times New Roman"/>
          <w:noProof/>
          <w:lang w:val="en-GB"/>
        </w:rPr>
        <w:t>(6), 1257–1268. https://doi.org/10.1046/j.1365-2699.2000.00509.x</w:t>
      </w:r>
    </w:p>
    <w:p w14:paraId="72FB2521"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Belda, M., Holtanová, E., Halenka, T., &amp; Kalvová, J. (2014). Climate classification revisited: from Köppen to Trewartha. </w:t>
      </w:r>
      <w:r w:rsidRPr="00B80566">
        <w:rPr>
          <w:rFonts w:hAnsi="Times New Roman" w:cs="Times New Roman"/>
          <w:i/>
          <w:iCs/>
          <w:noProof/>
          <w:lang w:val="en-GB"/>
        </w:rPr>
        <w:t>Climate Research</w:t>
      </w:r>
      <w:r w:rsidRPr="00B80566">
        <w:rPr>
          <w:rFonts w:hAnsi="Times New Roman" w:cs="Times New Roman"/>
          <w:noProof/>
          <w:lang w:val="en-GB"/>
        </w:rPr>
        <w:t xml:space="preserve">, </w:t>
      </w:r>
      <w:r w:rsidRPr="00B80566">
        <w:rPr>
          <w:rFonts w:hAnsi="Times New Roman" w:cs="Times New Roman"/>
          <w:i/>
          <w:iCs/>
          <w:noProof/>
          <w:lang w:val="en-GB"/>
        </w:rPr>
        <w:t>59</w:t>
      </w:r>
      <w:r w:rsidRPr="00B80566">
        <w:rPr>
          <w:rFonts w:hAnsi="Times New Roman" w:cs="Times New Roman"/>
          <w:noProof/>
          <w:lang w:val="en-GB"/>
        </w:rPr>
        <w:t>(1), 1–13.</w:t>
      </w:r>
    </w:p>
    <w:p w14:paraId="27CC504F"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Bergh, N. G., &amp; Linder, H. P. (2009). Cape diversification and repeated out-of-southern-Africa dispersal in paper daisies (Asteraceae--Gnaphalieae). </w:t>
      </w:r>
      <w:r w:rsidRPr="00B80566">
        <w:rPr>
          <w:rFonts w:hAnsi="Times New Roman" w:cs="Times New Roman"/>
          <w:i/>
          <w:iCs/>
          <w:noProof/>
          <w:lang w:val="en-GB"/>
        </w:rPr>
        <w:t>Molecular Phylogenetics and Evolution</w:t>
      </w:r>
      <w:r w:rsidRPr="00B80566">
        <w:rPr>
          <w:rFonts w:hAnsi="Times New Roman" w:cs="Times New Roman"/>
          <w:noProof/>
          <w:lang w:val="en-GB"/>
        </w:rPr>
        <w:t xml:space="preserve">, </w:t>
      </w:r>
      <w:r w:rsidRPr="00B80566">
        <w:rPr>
          <w:rFonts w:hAnsi="Times New Roman" w:cs="Times New Roman"/>
          <w:i/>
          <w:iCs/>
          <w:noProof/>
          <w:lang w:val="en-GB"/>
        </w:rPr>
        <w:t>51</w:t>
      </w:r>
      <w:r w:rsidRPr="00B80566">
        <w:rPr>
          <w:rFonts w:hAnsi="Times New Roman" w:cs="Times New Roman"/>
          <w:noProof/>
          <w:lang w:val="en-GB"/>
        </w:rPr>
        <w:t>(1), 5–18.</w:t>
      </w:r>
    </w:p>
    <w:p w14:paraId="6431C123"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Bivand, R., Keitt, T., &amp; Rowlingson, B. (2017). </w:t>
      </w:r>
      <w:r w:rsidRPr="00B80566">
        <w:rPr>
          <w:rFonts w:hAnsi="Times New Roman" w:cs="Times New Roman"/>
          <w:i/>
          <w:iCs/>
          <w:noProof/>
          <w:lang w:val="en-GB"/>
        </w:rPr>
        <w:t>rgdal: Bindings for the Geospatial Data Abstraction Library. R package version 1.2-7</w:t>
      </w:r>
      <w:r w:rsidRPr="00B80566">
        <w:rPr>
          <w:rFonts w:hAnsi="Times New Roman" w:cs="Times New Roman"/>
          <w:noProof/>
          <w:lang w:val="en-GB"/>
        </w:rPr>
        <w:t>. https://cran.r-project.org/package=rgdal</w:t>
      </w:r>
    </w:p>
    <w:p w14:paraId="63CB3EC5"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Bøhn, T., &amp; Amundsen, P.-A. (2004). Ecological interactions and evolution: forgotten parts of biodiversity? </w:t>
      </w:r>
      <w:r w:rsidRPr="00B80566">
        <w:rPr>
          <w:rFonts w:hAnsi="Times New Roman" w:cs="Times New Roman"/>
          <w:i/>
          <w:iCs/>
          <w:noProof/>
          <w:lang w:val="en-GB"/>
        </w:rPr>
        <w:t>BioScience</w:t>
      </w:r>
      <w:r w:rsidRPr="00B80566">
        <w:rPr>
          <w:rFonts w:hAnsi="Times New Roman" w:cs="Times New Roman"/>
          <w:noProof/>
          <w:lang w:val="en-GB"/>
        </w:rPr>
        <w:t xml:space="preserve">, </w:t>
      </w:r>
      <w:r w:rsidRPr="00B80566">
        <w:rPr>
          <w:rFonts w:hAnsi="Times New Roman" w:cs="Times New Roman"/>
          <w:i/>
          <w:iCs/>
          <w:noProof/>
          <w:lang w:val="en-GB"/>
        </w:rPr>
        <w:t>54</w:t>
      </w:r>
      <w:r w:rsidRPr="00B80566">
        <w:rPr>
          <w:rFonts w:hAnsi="Times New Roman" w:cs="Times New Roman"/>
          <w:noProof/>
          <w:lang w:val="en-GB"/>
        </w:rPr>
        <w:t>(9), 804–805.</w:t>
      </w:r>
    </w:p>
    <w:p w14:paraId="0733EA5B"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Born, J., Linder, H. P., &amp; Desmet, P. (2007). The Greater Cape Floristic Region. </w:t>
      </w:r>
      <w:r w:rsidRPr="00B80566">
        <w:rPr>
          <w:rFonts w:hAnsi="Times New Roman" w:cs="Times New Roman"/>
          <w:i/>
          <w:iCs/>
          <w:noProof/>
          <w:lang w:val="en-GB"/>
        </w:rPr>
        <w:t>Journal of Biogeography</w:t>
      </w:r>
      <w:r w:rsidRPr="00B80566">
        <w:rPr>
          <w:rFonts w:hAnsi="Times New Roman" w:cs="Times New Roman"/>
          <w:noProof/>
          <w:lang w:val="en-GB"/>
        </w:rPr>
        <w:t xml:space="preserve">, </w:t>
      </w:r>
      <w:r w:rsidRPr="00B80566">
        <w:rPr>
          <w:rFonts w:hAnsi="Times New Roman" w:cs="Times New Roman"/>
          <w:i/>
          <w:iCs/>
          <w:noProof/>
          <w:lang w:val="en-GB"/>
        </w:rPr>
        <w:t>34</w:t>
      </w:r>
      <w:r w:rsidRPr="00B80566">
        <w:rPr>
          <w:rFonts w:hAnsi="Times New Roman" w:cs="Times New Roman"/>
          <w:noProof/>
          <w:lang w:val="en-GB"/>
        </w:rPr>
        <w:t>(1), 147–162. https://doi.org/10.1111/j.1365-2699.2006.01595.x</w:t>
      </w:r>
    </w:p>
    <w:p w14:paraId="6DB24FEA"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Born, Julia, &amp; Linder, H. P. (2018). Water availability, fundamental niches and realized niches: A case study from the Cape flora. </w:t>
      </w:r>
      <w:r w:rsidRPr="00B80566">
        <w:rPr>
          <w:rFonts w:hAnsi="Times New Roman" w:cs="Times New Roman"/>
          <w:i/>
          <w:iCs/>
          <w:noProof/>
          <w:lang w:val="en-GB"/>
        </w:rPr>
        <w:t>Austral Ecology</w:t>
      </w:r>
      <w:r w:rsidRPr="00B80566">
        <w:rPr>
          <w:rFonts w:hAnsi="Times New Roman" w:cs="Times New Roman"/>
          <w:noProof/>
          <w:lang w:val="en-GB"/>
        </w:rPr>
        <w:t xml:space="preserve">, </w:t>
      </w:r>
      <w:r w:rsidRPr="00B80566">
        <w:rPr>
          <w:rFonts w:hAnsi="Times New Roman" w:cs="Times New Roman"/>
          <w:i/>
          <w:iCs/>
          <w:noProof/>
          <w:lang w:val="en-GB"/>
        </w:rPr>
        <w:t>43</w:t>
      </w:r>
      <w:r w:rsidRPr="00B80566">
        <w:rPr>
          <w:rFonts w:hAnsi="Times New Roman" w:cs="Times New Roman"/>
          <w:noProof/>
          <w:lang w:val="en-GB"/>
        </w:rPr>
        <w:t>(6), 696–705. https://doi.org/10.1111/aec.12616</w:t>
      </w:r>
    </w:p>
    <w:p w14:paraId="6CB0C050"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Bradshaw, P. L., &amp; Cowling, R. M. (2014). Landscapes, rock types, and climate of the Greater Cape Floristic Region. In N. Allsopp, J. F. Colville, &amp; G. A. Verboom (Eds.), </w:t>
      </w:r>
      <w:r w:rsidRPr="00B80566">
        <w:rPr>
          <w:rFonts w:hAnsi="Times New Roman" w:cs="Times New Roman"/>
          <w:i/>
          <w:iCs/>
          <w:noProof/>
          <w:lang w:val="en-GB"/>
        </w:rPr>
        <w:t>Fynbos: Ecology, Evolution and Conservation of a Megadiverse Region</w:t>
      </w:r>
      <w:r w:rsidRPr="00B80566">
        <w:rPr>
          <w:rFonts w:hAnsi="Times New Roman" w:cs="Times New Roman"/>
          <w:noProof/>
          <w:lang w:val="en-GB"/>
        </w:rPr>
        <w:t xml:space="preserve"> (pp. 26–46). Oxford University Press. https://doi.org/oso/9780199679584.003.0002</w:t>
      </w:r>
    </w:p>
    <w:p w14:paraId="53CEA417"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B80566">
        <w:rPr>
          <w:rFonts w:hAnsi="Times New Roman" w:cs="Times New Roman"/>
          <w:i/>
          <w:iCs/>
          <w:noProof/>
          <w:lang w:val="en-GB"/>
        </w:rPr>
        <w:t>Quaternary Science Reviews</w:t>
      </w:r>
      <w:r w:rsidRPr="00B80566">
        <w:rPr>
          <w:rFonts w:hAnsi="Times New Roman" w:cs="Times New Roman"/>
          <w:noProof/>
          <w:lang w:val="en-GB"/>
        </w:rPr>
        <w:t xml:space="preserve">, </w:t>
      </w:r>
      <w:r w:rsidRPr="00B80566">
        <w:rPr>
          <w:rFonts w:hAnsi="Times New Roman" w:cs="Times New Roman"/>
          <w:i/>
          <w:iCs/>
          <w:noProof/>
          <w:lang w:val="en-GB"/>
        </w:rPr>
        <w:t>27</w:t>
      </w:r>
      <w:r w:rsidRPr="00B80566">
        <w:rPr>
          <w:rFonts w:hAnsi="Times New Roman" w:cs="Times New Roman"/>
          <w:noProof/>
          <w:lang w:val="en-GB"/>
        </w:rPr>
        <w:t>(27–28), 2576–2585. https://doi.org/10.1016/j.quascirev.2008.08.032</w:t>
      </w:r>
    </w:p>
    <w:p w14:paraId="3979D6E7"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Byrne, M., &amp; Hines, B. (2004). Phylogeographical analysis of cpDNA variation in Eucalyptus loxophleba (Myrtaceae). </w:t>
      </w:r>
      <w:r w:rsidRPr="00B80566">
        <w:rPr>
          <w:rFonts w:hAnsi="Times New Roman" w:cs="Times New Roman"/>
          <w:i/>
          <w:iCs/>
          <w:noProof/>
          <w:lang w:val="en-GB"/>
        </w:rPr>
        <w:t>Australian Journal of Botany</w:t>
      </w:r>
      <w:r w:rsidRPr="00B80566">
        <w:rPr>
          <w:rFonts w:hAnsi="Times New Roman" w:cs="Times New Roman"/>
          <w:noProof/>
          <w:lang w:val="en-GB"/>
        </w:rPr>
        <w:t xml:space="preserve">, </w:t>
      </w:r>
      <w:r w:rsidRPr="00B80566">
        <w:rPr>
          <w:rFonts w:hAnsi="Times New Roman" w:cs="Times New Roman"/>
          <w:i/>
          <w:iCs/>
          <w:noProof/>
          <w:lang w:val="en-GB"/>
        </w:rPr>
        <w:t>52</w:t>
      </w:r>
      <w:r w:rsidRPr="00B80566">
        <w:rPr>
          <w:rFonts w:hAnsi="Times New Roman" w:cs="Times New Roman"/>
          <w:noProof/>
          <w:lang w:val="en-GB"/>
        </w:rPr>
        <w:t>(4), 459–470.</w:t>
      </w:r>
    </w:p>
    <w:p w14:paraId="12363FE0"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Carnicer, J., Brotons, L., Herrando, S., &amp; Sol, D. (2013). Improved empirical tests of area-heterogeneity tradeoffs. </w:t>
      </w:r>
      <w:r w:rsidRPr="00B80566">
        <w:rPr>
          <w:rFonts w:hAnsi="Times New Roman" w:cs="Times New Roman"/>
          <w:i/>
          <w:iCs/>
          <w:noProof/>
          <w:lang w:val="en-GB"/>
        </w:rPr>
        <w:t>Proceedings of the National Academy of Sciences</w:t>
      </w:r>
      <w:r w:rsidRPr="00B80566">
        <w:rPr>
          <w:rFonts w:hAnsi="Times New Roman" w:cs="Times New Roman"/>
          <w:noProof/>
          <w:lang w:val="en-GB"/>
        </w:rPr>
        <w:t xml:space="preserve">, </w:t>
      </w:r>
      <w:r w:rsidRPr="00B80566">
        <w:rPr>
          <w:rFonts w:hAnsi="Times New Roman" w:cs="Times New Roman"/>
          <w:i/>
          <w:iCs/>
          <w:noProof/>
          <w:lang w:val="en-GB"/>
        </w:rPr>
        <w:t>110</w:t>
      </w:r>
      <w:r w:rsidRPr="00B80566">
        <w:rPr>
          <w:rFonts w:hAnsi="Times New Roman" w:cs="Times New Roman"/>
          <w:noProof/>
          <w:lang w:val="en-GB"/>
        </w:rPr>
        <w:t>(31), E2858--E2860.</w:t>
      </w:r>
    </w:p>
    <w:p w14:paraId="463D33B0"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Chamberlain, S., Szocs, E., Boettiger, C., Ram, K., Bartomeus, I., Baumgartner, J., Foster, Z., &amp; O’Donnell, J. (2016). </w:t>
      </w:r>
      <w:r w:rsidRPr="00B80566">
        <w:rPr>
          <w:rFonts w:hAnsi="Times New Roman" w:cs="Times New Roman"/>
          <w:i/>
          <w:iCs/>
          <w:noProof/>
          <w:lang w:val="en-GB"/>
        </w:rPr>
        <w:t>taxize: Taxonomic information from around the web. R package version 0.7.8</w:t>
      </w:r>
      <w:r w:rsidRPr="00B80566">
        <w:rPr>
          <w:rFonts w:hAnsi="Times New Roman" w:cs="Times New Roman"/>
          <w:noProof/>
          <w:lang w:val="en-GB"/>
        </w:rPr>
        <w:t>. https://github.com/ropensci/taxize</w:t>
      </w:r>
    </w:p>
    <w:p w14:paraId="34F4D36F"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Chao, A., &amp; Jost, L. (2012). Coverage-based rarefaction and extrapolation: standardizing samples by completeness rather than size. </w:t>
      </w:r>
      <w:r w:rsidRPr="00B80566">
        <w:rPr>
          <w:rFonts w:hAnsi="Times New Roman" w:cs="Times New Roman"/>
          <w:i/>
          <w:iCs/>
          <w:noProof/>
          <w:lang w:val="en-GB"/>
        </w:rPr>
        <w:t>Ecology</w:t>
      </w:r>
      <w:r w:rsidRPr="00B80566">
        <w:rPr>
          <w:rFonts w:hAnsi="Times New Roman" w:cs="Times New Roman"/>
          <w:noProof/>
          <w:lang w:val="en-GB"/>
        </w:rPr>
        <w:t xml:space="preserve">, </w:t>
      </w:r>
      <w:r w:rsidRPr="00B80566">
        <w:rPr>
          <w:rFonts w:hAnsi="Times New Roman" w:cs="Times New Roman"/>
          <w:i/>
          <w:iCs/>
          <w:noProof/>
          <w:lang w:val="en-GB"/>
        </w:rPr>
        <w:t>93</w:t>
      </w:r>
      <w:r w:rsidRPr="00B80566">
        <w:rPr>
          <w:rFonts w:hAnsi="Times New Roman" w:cs="Times New Roman"/>
          <w:noProof/>
          <w:lang w:val="en-GB"/>
        </w:rPr>
        <w:t>(12), 2533–2547.</w:t>
      </w:r>
    </w:p>
    <w:p w14:paraId="2F6023C4"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B80566">
        <w:rPr>
          <w:rFonts w:hAnsi="Times New Roman" w:cs="Times New Roman"/>
          <w:i/>
          <w:iCs/>
          <w:noProof/>
          <w:lang w:val="en-GB"/>
        </w:rPr>
        <w:t>Diversity and Distributions</w:t>
      </w:r>
      <w:r w:rsidRPr="00B80566">
        <w:rPr>
          <w:rFonts w:hAnsi="Times New Roman" w:cs="Times New Roman"/>
          <w:noProof/>
          <w:lang w:val="en-GB"/>
        </w:rPr>
        <w:t xml:space="preserve">, </w:t>
      </w:r>
      <w:r w:rsidRPr="00B80566">
        <w:rPr>
          <w:rFonts w:hAnsi="Times New Roman" w:cs="Times New Roman"/>
          <w:i/>
          <w:iCs/>
          <w:noProof/>
          <w:lang w:val="en-GB"/>
        </w:rPr>
        <w:t>8</w:t>
      </w:r>
      <w:r w:rsidRPr="00B80566">
        <w:rPr>
          <w:rFonts w:hAnsi="Times New Roman" w:cs="Times New Roman"/>
          <w:noProof/>
          <w:lang w:val="en-GB"/>
        </w:rPr>
        <w:t>(3), 163–179.</w:t>
      </w:r>
    </w:p>
    <w:p w14:paraId="1648D2E6"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B80566">
        <w:rPr>
          <w:rFonts w:hAnsi="Times New Roman" w:cs="Times New Roman"/>
          <w:i/>
          <w:iCs/>
          <w:noProof/>
          <w:lang w:val="en-GB"/>
        </w:rPr>
        <w:t>Journal of Biogeography</w:t>
      </w:r>
      <w:r w:rsidRPr="00B80566">
        <w:rPr>
          <w:rFonts w:hAnsi="Times New Roman" w:cs="Times New Roman"/>
          <w:noProof/>
          <w:lang w:val="en-GB"/>
        </w:rPr>
        <w:t xml:space="preserve">, </w:t>
      </w:r>
      <w:r w:rsidRPr="00B80566">
        <w:rPr>
          <w:rFonts w:hAnsi="Times New Roman" w:cs="Times New Roman"/>
          <w:i/>
          <w:iCs/>
          <w:noProof/>
          <w:lang w:val="en-GB"/>
        </w:rPr>
        <w:t>21</w:t>
      </w:r>
      <w:r w:rsidRPr="00B80566">
        <w:rPr>
          <w:rFonts w:hAnsi="Times New Roman" w:cs="Times New Roman"/>
          <w:noProof/>
          <w:lang w:val="en-GB"/>
        </w:rPr>
        <w:t>(6), 651. https://doi.org/10.2307/2846038</w:t>
      </w:r>
    </w:p>
    <w:p w14:paraId="02CF79FB"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B80566">
        <w:rPr>
          <w:rFonts w:hAnsi="Times New Roman" w:cs="Times New Roman"/>
          <w:i/>
          <w:iCs/>
          <w:noProof/>
          <w:lang w:val="en-GB"/>
        </w:rPr>
        <w:t>Journal of Biogeography</w:t>
      </w:r>
      <w:r w:rsidRPr="00B80566">
        <w:rPr>
          <w:rFonts w:hAnsi="Times New Roman" w:cs="Times New Roman"/>
          <w:noProof/>
          <w:lang w:val="en-GB"/>
        </w:rPr>
        <w:t xml:space="preserve">, </w:t>
      </w:r>
      <w:r w:rsidRPr="00B80566">
        <w:rPr>
          <w:rFonts w:hAnsi="Times New Roman" w:cs="Times New Roman"/>
          <w:i/>
          <w:iCs/>
          <w:noProof/>
          <w:lang w:val="en-GB"/>
        </w:rPr>
        <w:t>42</w:t>
      </w:r>
      <w:r w:rsidRPr="00B80566">
        <w:rPr>
          <w:rFonts w:hAnsi="Times New Roman" w:cs="Times New Roman"/>
          <w:noProof/>
          <w:lang w:val="en-GB"/>
        </w:rPr>
        <w:t>(3), 552–564. https://doi.org/10.1111/jbi.12429</w:t>
      </w:r>
    </w:p>
    <w:p w14:paraId="6C873D0A"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Cowling, Richard M., Rundel, P. W., Lamont, B. B., Arroyo, M. K., &amp; Arianoutsou, M. (1996). Plant diversity in mediterranean-climate regions. </w:t>
      </w:r>
      <w:r w:rsidRPr="00B80566">
        <w:rPr>
          <w:rFonts w:hAnsi="Times New Roman" w:cs="Times New Roman"/>
          <w:i/>
          <w:iCs/>
          <w:noProof/>
          <w:lang w:val="en-GB"/>
        </w:rPr>
        <w:t>Trends in Ecology and Evolution</w:t>
      </w:r>
      <w:r w:rsidRPr="00B80566">
        <w:rPr>
          <w:rFonts w:hAnsi="Times New Roman" w:cs="Times New Roman"/>
          <w:noProof/>
          <w:lang w:val="en-GB"/>
        </w:rPr>
        <w:t xml:space="preserve">, </w:t>
      </w:r>
      <w:r w:rsidRPr="00B80566">
        <w:rPr>
          <w:rFonts w:hAnsi="Times New Roman" w:cs="Times New Roman"/>
          <w:i/>
          <w:iCs/>
          <w:noProof/>
          <w:lang w:val="en-GB"/>
        </w:rPr>
        <w:t>11</w:t>
      </w:r>
      <w:r w:rsidRPr="00B80566">
        <w:rPr>
          <w:rFonts w:hAnsi="Times New Roman" w:cs="Times New Roman"/>
          <w:noProof/>
          <w:lang w:val="en-GB"/>
        </w:rPr>
        <w:t>(9), 362–366. https://doi.org/10.1016/0169-5347(96)10044-6</w:t>
      </w:r>
    </w:p>
    <w:p w14:paraId="1B3DA4F2"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B80566">
        <w:rPr>
          <w:rFonts w:hAnsi="Times New Roman" w:cs="Times New Roman"/>
          <w:i/>
          <w:iCs/>
          <w:noProof/>
          <w:lang w:val="en-GB"/>
        </w:rPr>
        <w:t>Transactions of the Royal Society of South Africa</w:t>
      </w:r>
      <w:r w:rsidRPr="00B80566">
        <w:rPr>
          <w:rFonts w:hAnsi="Times New Roman" w:cs="Times New Roman"/>
          <w:noProof/>
          <w:lang w:val="en-GB"/>
        </w:rPr>
        <w:t xml:space="preserve">, </w:t>
      </w:r>
      <w:r w:rsidRPr="00B80566">
        <w:rPr>
          <w:rFonts w:hAnsi="Times New Roman" w:cs="Times New Roman"/>
          <w:i/>
          <w:iCs/>
          <w:noProof/>
          <w:lang w:val="en-GB"/>
        </w:rPr>
        <w:t>72</w:t>
      </w:r>
      <w:r w:rsidRPr="00B80566">
        <w:rPr>
          <w:rFonts w:hAnsi="Times New Roman" w:cs="Times New Roman"/>
          <w:noProof/>
          <w:lang w:val="en-GB"/>
        </w:rPr>
        <w:t>(2), 184–201.</w:t>
      </w:r>
    </w:p>
    <w:p w14:paraId="26ED8925"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Cramer, M. D., &amp; Verboom, G. A. (2016). Measures of biologically relevant environmental heterogeneity improve prediction of regional plant species richness. </w:t>
      </w:r>
      <w:r w:rsidRPr="00B80566">
        <w:rPr>
          <w:rFonts w:hAnsi="Times New Roman" w:cs="Times New Roman"/>
          <w:i/>
          <w:iCs/>
          <w:noProof/>
          <w:lang w:val="en-GB"/>
        </w:rPr>
        <w:t>Journal of Biogeography</w:t>
      </w:r>
      <w:r w:rsidRPr="00B80566">
        <w:rPr>
          <w:rFonts w:hAnsi="Times New Roman" w:cs="Times New Roman"/>
          <w:noProof/>
          <w:lang w:val="en-GB"/>
        </w:rPr>
        <w:t xml:space="preserve">, </w:t>
      </w:r>
      <w:r w:rsidRPr="00B80566">
        <w:rPr>
          <w:rFonts w:hAnsi="Times New Roman" w:cs="Times New Roman"/>
          <w:i/>
          <w:iCs/>
          <w:noProof/>
          <w:lang w:val="en-GB"/>
        </w:rPr>
        <w:t>44</w:t>
      </w:r>
      <w:r w:rsidRPr="00B80566">
        <w:rPr>
          <w:rFonts w:hAnsi="Times New Roman" w:cs="Times New Roman"/>
          <w:noProof/>
          <w:lang w:val="en-GB"/>
        </w:rPr>
        <w:t>(3), 1–13. https://doi.org/10.1111/jbi.12911</w:t>
      </w:r>
    </w:p>
    <w:p w14:paraId="01B310E2"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Cramer, M. D., West, A. G., Power, S. C., Skelton, R., &amp; Stock, W. D. (2014). Plant ecophysiological diversity. In </w:t>
      </w:r>
      <w:r w:rsidRPr="00B80566">
        <w:rPr>
          <w:rFonts w:hAnsi="Times New Roman" w:cs="Times New Roman"/>
          <w:i/>
          <w:iCs/>
          <w:noProof/>
          <w:lang w:val="en-GB"/>
        </w:rPr>
        <w:t>Fynbos: Ecology, Evolution and Conservation of a Megadiverse Region</w:t>
      </w:r>
      <w:r w:rsidRPr="00B80566">
        <w:rPr>
          <w:rFonts w:hAnsi="Times New Roman" w:cs="Times New Roman"/>
          <w:noProof/>
          <w:lang w:val="en-GB"/>
        </w:rPr>
        <w:t xml:space="preserve"> (pp. 248–272). Oxford University Press. https://doi.org/oso/9780199679584.003.0011</w:t>
      </w:r>
    </w:p>
    <w:p w14:paraId="4D9B69AB"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B80566">
        <w:rPr>
          <w:rFonts w:hAnsi="Times New Roman" w:cs="Times New Roman"/>
          <w:i/>
          <w:iCs/>
          <w:noProof/>
          <w:lang w:val="en-GB"/>
        </w:rPr>
        <w:t>Diversity and Distributions</w:t>
      </w:r>
      <w:r w:rsidRPr="00B80566">
        <w:rPr>
          <w:rFonts w:hAnsi="Times New Roman" w:cs="Times New Roman"/>
          <w:noProof/>
          <w:lang w:val="en-GB"/>
        </w:rPr>
        <w:t xml:space="preserve">, </w:t>
      </w:r>
      <w:r w:rsidRPr="00B80566">
        <w:rPr>
          <w:rFonts w:hAnsi="Times New Roman" w:cs="Times New Roman"/>
          <w:i/>
          <w:iCs/>
          <w:noProof/>
          <w:lang w:val="en-GB"/>
        </w:rPr>
        <w:t>25</w:t>
      </w:r>
      <w:r w:rsidRPr="00B80566">
        <w:rPr>
          <w:rFonts w:hAnsi="Times New Roman" w:cs="Times New Roman"/>
          <w:noProof/>
          <w:lang w:val="en-GB"/>
        </w:rPr>
        <w:t>(11), 1736–1750.</w:t>
      </w:r>
    </w:p>
    <w:p w14:paraId="5E31AE79"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B80566">
        <w:rPr>
          <w:rFonts w:hAnsi="Times New Roman" w:cs="Times New Roman"/>
          <w:i/>
          <w:iCs/>
          <w:noProof/>
          <w:lang w:val="en-GB"/>
        </w:rPr>
        <w:t>Nature</w:t>
      </w:r>
      <w:r w:rsidRPr="00B80566">
        <w:rPr>
          <w:rFonts w:hAnsi="Times New Roman" w:cs="Times New Roman"/>
          <w:noProof/>
          <w:lang w:val="en-GB"/>
        </w:rPr>
        <w:t xml:space="preserve">, </w:t>
      </w:r>
      <w:r w:rsidRPr="00B80566">
        <w:rPr>
          <w:rFonts w:hAnsi="Times New Roman" w:cs="Times New Roman"/>
          <w:i/>
          <w:iCs/>
          <w:noProof/>
          <w:lang w:val="en-GB"/>
        </w:rPr>
        <w:t>458</w:t>
      </w:r>
      <w:r w:rsidRPr="00B80566">
        <w:rPr>
          <w:rFonts w:hAnsi="Times New Roman" w:cs="Times New Roman"/>
          <w:noProof/>
          <w:lang w:val="en-GB"/>
        </w:rPr>
        <w:t>(7239), 754–756. https://doi.org/10.1038/nature07764</w:t>
      </w:r>
    </w:p>
    <w:p w14:paraId="32FF3146"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Currie, D. J. (1991). Energy and large-scale patterns of animal-and plant-species richness. </w:t>
      </w:r>
      <w:r w:rsidRPr="00B80566">
        <w:rPr>
          <w:rFonts w:hAnsi="Times New Roman" w:cs="Times New Roman"/>
          <w:i/>
          <w:iCs/>
          <w:noProof/>
          <w:lang w:val="en-GB"/>
        </w:rPr>
        <w:t>The American Naturalist</w:t>
      </w:r>
      <w:r w:rsidRPr="00B80566">
        <w:rPr>
          <w:rFonts w:hAnsi="Times New Roman" w:cs="Times New Roman"/>
          <w:noProof/>
          <w:lang w:val="en-GB"/>
        </w:rPr>
        <w:t xml:space="preserve">, </w:t>
      </w:r>
      <w:r w:rsidRPr="00B80566">
        <w:rPr>
          <w:rFonts w:hAnsi="Times New Roman" w:cs="Times New Roman"/>
          <w:i/>
          <w:iCs/>
          <w:noProof/>
          <w:lang w:val="en-GB"/>
        </w:rPr>
        <w:t>137</w:t>
      </w:r>
      <w:r w:rsidRPr="00B80566">
        <w:rPr>
          <w:rFonts w:hAnsi="Times New Roman" w:cs="Times New Roman"/>
          <w:noProof/>
          <w:lang w:val="en-GB"/>
        </w:rPr>
        <w:t>(1), 27–49.</w:t>
      </w:r>
    </w:p>
    <w:p w14:paraId="031211B1"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Donoghue, M. J. (2008). A phylogenetic perspective on the distribution of plant diversity. </w:t>
      </w:r>
      <w:r w:rsidRPr="00B80566">
        <w:rPr>
          <w:rFonts w:hAnsi="Times New Roman" w:cs="Times New Roman"/>
          <w:i/>
          <w:iCs/>
          <w:noProof/>
          <w:lang w:val="en-GB"/>
        </w:rPr>
        <w:t>Proceedings of the National Academy of Sciences</w:t>
      </w:r>
      <w:r w:rsidRPr="00B80566">
        <w:rPr>
          <w:rFonts w:hAnsi="Times New Roman" w:cs="Times New Roman"/>
          <w:noProof/>
          <w:lang w:val="en-GB"/>
        </w:rPr>
        <w:t xml:space="preserve">, </w:t>
      </w:r>
      <w:r w:rsidRPr="00B80566">
        <w:rPr>
          <w:rFonts w:hAnsi="Times New Roman" w:cs="Times New Roman"/>
          <w:i/>
          <w:iCs/>
          <w:noProof/>
          <w:lang w:val="en-GB"/>
        </w:rPr>
        <w:t>105</w:t>
      </w:r>
      <w:r w:rsidRPr="00B80566">
        <w:rPr>
          <w:rFonts w:hAnsi="Times New Roman" w:cs="Times New Roman"/>
          <w:noProof/>
          <w:lang w:val="en-GB"/>
        </w:rPr>
        <w:t>(Supplement 1), 11549–11555. https://doi.org/10.1073/pnas.0801962105</w:t>
      </w:r>
    </w:p>
    <w:p w14:paraId="673D5CCF"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B80566">
        <w:rPr>
          <w:rFonts w:hAnsi="Times New Roman" w:cs="Times New Roman"/>
          <w:i/>
          <w:iCs/>
          <w:noProof/>
          <w:lang w:val="en-GB"/>
        </w:rPr>
        <w:t>Ecology and Evolution</w:t>
      </w:r>
      <w:r w:rsidRPr="00B80566">
        <w:rPr>
          <w:rFonts w:hAnsi="Times New Roman" w:cs="Times New Roman"/>
          <w:noProof/>
          <w:lang w:val="en-GB"/>
        </w:rPr>
        <w:t xml:space="preserve">, </w:t>
      </w:r>
      <w:r w:rsidRPr="00B80566">
        <w:rPr>
          <w:rFonts w:hAnsi="Times New Roman" w:cs="Times New Roman"/>
          <w:i/>
          <w:iCs/>
          <w:noProof/>
          <w:lang w:val="en-GB"/>
        </w:rPr>
        <w:t>5</w:t>
      </w:r>
      <w:r w:rsidRPr="00B80566">
        <w:rPr>
          <w:rFonts w:hAnsi="Times New Roman" w:cs="Times New Roman"/>
          <w:noProof/>
          <w:lang w:val="en-GB"/>
        </w:rPr>
        <w:t>(3), 807–820.</w:t>
      </w:r>
    </w:p>
    <w:p w14:paraId="381E632B"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B80566">
        <w:rPr>
          <w:rFonts w:hAnsi="Times New Roman" w:cs="Times New Roman"/>
          <w:i/>
          <w:iCs/>
          <w:noProof/>
          <w:lang w:val="en-GB"/>
        </w:rPr>
        <w:t>Journal of Biogeography</w:t>
      </w:r>
      <w:r w:rsidRPr="00B80566">
        <w:rPr>
          <w:rFonts w:hAnsi="Times New Roman" w:cs="Times New Roman"/>
          <w:noProof/>
          <w:lang w:val="en-GB"/>
        </w:rPr>
        <w:t xml:space="preserve">, </w:t>
      </w:r>
      <w:r w:rsidRPr="00B80566">
        <w:rPr>
          <w:rFonts w:hAnsi="Times New Roman" w:cs="Times New Roman"/>
          <w:i/>
          <w:iCs/>
          <w:noProof/>
          <w:lang w:val="en-GB"/>
        </w:rPr>
        <w:t>45</w:t>
      </w:r>
      <w:r w:rsidRPr="00B80566">
        <w:rPr>
          <w:rFonts w:hAnsi="Times New Roman" w:cs="Times New Roman"/>
          <w:noProof/>
          <w:lang w:val="en-GB"/>
        </w:rPr>
        <w:t>(1), 190–200. https://doi.org/10.1111/jbi.13104</w:t>
      </w:r>
    </w:p>
    <w:p w14:paraId="00CF3DAB"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B80566">
        <w:rPr>
          <w:rFonts w:hAnsi="Times New Roman" w:cs="Times New Roman"/>
          <w:i/>
          <w:iCs/>
          <w:noProof/>
          <w:lang w:val="en-GB"/>
        </w:rPr>
        <w:t>Ecological Engineering</w:t>
      </w:r>
      <w:r w:rsidRPr="00B80566">
        <w:rPr>
          <w:rFonts w:hAnsi="Times New Roman" w:cs="Times New Roman"/>
          <w:noProof/>
          <w:lang w:val="en-GB"/>
        </w:rPr>
        <w:t xml:space="preserve">, </w:t>
      </w:r>
      <w:r w:rsidRPr="00B80566">
        <w:rPr>
          <w:rFonts w:hAnsi="Times New Roman" w:cs="Times New Roman"/>
          <w:i/>
          <w:iCs/>
          <w:noProof/>
          <w:lang w:val="en-GB"/>
        </w:rPr>
        <w:t>36</w:t>
      </w:r>
      <w:r w:rsidRPr="00B80566">
        <w:rPr>
          <w:rFonts w:hAnsi="Times New Roman" w:cs="Times New Roman"/>
          <w:noProof/>
          <w:lang w:val="en-GB"/>
        </w:rPr>
        <w:t>(9), 1191–1200.</w:t>
      </w:r>
    </w:p>
    <w:p w14:paraId="297D82D1"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Gioia, P., &amp; Hopper, S. D. (2017). A new phytogeographic map for the Southwest Australian Floristic Region after an exceptional decade of collection and discovery. </w:t>
      </w:r>
      <w:r w:rsidRPr="00B80566">
        <w:rPr>
          <w:rFonts w:hAnsi="Times New Roman" w:cs="Times New Roman"/>
          <w:i/>
          <w:iCs/>
          <w:noProof/>
          <w:lang w:val="en-GB"/>
        </w:rPr>
        <w:t>Botanical Journal of the Linnean Society</w:t>
      </w:r>
      <w:r w:rsidRPr="00B80566">
        <w:rPr>
          <w:rFonts w:hAnsi="Times New Roman" w:cs="Times New Roman"/>
          <w:noProof/>
          <w:lang w:val="en-GB"/>
        </w:rPr>
        <w:t xml:space="preserve">, </w:t>
      </w:r>
      <w:r w:rsidRPr="00B80566">
        <w:rPr>
          <w:rFonts w:hAnsi="Times New Roman" w:cs="Times New Roman"/>
          <w:i/>
          <w:iCs/>
          <w:noProof/>
          <w:lang w:val="en-GB"/>
        </w:rPr>
        <w:t>184</w:t>
      </w:r>
      <w:r w:rsidRPr="00B80566">
        <w:rPr>
          <w:rFonts w:hAnsi="Times New Roman" w:cs="Times New Roman"/>
          <w:noProof/>
          <w:lang w:val="en-GB"/>
        </w:rPr>
        <w:t>(1), 1–15. https://doi.org/10.1093/botlinnean/box010</w:t>
      </w:r>
    </w:p>
    <w:p w14:paraId="4F106085"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Goldblatt, P. (1978). An analysis of the flora of Southern Africa: its characteristics, relationships abd origins. </w:t>
      </w:r>
      <w:r w:rsidRPr="00B80566">
        <w:rPr>
          <w:rFonts w:hAnsi="Times New Roman" w:cs="Times New Roman"/>
          <w:i/>
          <w:iCs/>
          <w:noProof/>
          <w:lang w:val="en-GB"/>
        </w:rPr>
        <w:t>Annals of the Missouri Botanical Garden</w:t>
      </w:r>
      <w:r w:rsidRPr="00B80566">
        <w:rPr>
          <w:rFonts w:hAnsi="Times New Roman" w:cs="Times New Roman"/>
          <w:noProof/>
          <w:lang w:val="en-GB"/>
        </w:rPr>
        <w:t xml:space="preserve">, </w:t>
      </w:r>
      <w:r w:rsidRPr="00B80566">
        <w:rPr>
          <w:rFonts w:hAnsi="Times New Roman" w:cs="Times New Roman"/>
          <w:i/>
          <w:iCs/>
          <w:noProof/>
          <w:lang w:val="en-GB"/>
        </w:rPr>
        <w:t>65</w:t>
      </w:r>
      <w:r w:rsidRPr="00B80566">
        <w:rPr>
          <w:rFonts w:hAnsi="Times New Roman" w:cs="Times New Roman"/>
          <w:noProof/>
          <w:lang w:val="en-GB"/>
        </w:rPr>
        <w:t>, 369–436.</w:t>
      </w:r>
    </w:p>
    <w:p w14:paraId="4253B66E"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Gotelli, N. J., &amp; Colwell, R. K. (2001). Quantifying biodiversity: procedures and pitfalls in the measurement and comparison of species richness. </w:t>
      </w:r>
      <w:r w:rsidRPr="00B80566">
        <w:rPr>
          <w:rFonts w:hAnsi="Times New Roman" w:cs="Times New Roman"/>
          <w:i/>
          <w:iCs/>
          <w:noProof/>
          <w:lang w:val="en-GB"/>
        </w:rPr>
        <w:t>Ecology Letters</w:t>
      </w:r>
      <w:r w:rsidRPr="00B80566">
        <w:rPr>
          <w:rFonts w:hAnsi="Times New Roman" w:cs="Times New Roman"/>
          <w:noProof/>
          <w:lang w:val="en-GB"/>
        </w:rPr>
        <w:t xml:space="preserve">, </w:t>
      </w:r>
      <w:r w:rsidRPr="00B80566">
        <w:rPr>
          <w:rFonts w:hAnsi="Times New Roman" w:cs="Times New Roman"/>
          <w:i/>
          <w:iCs/>
          <w:noProof/>
          <w:lang w:val="en-GB"/>
        </w:rPr>
        <w:t>4</w:t>
      </w:r>
      <w:r w:rsidRPr="00B80566">
        <w:rPr>
          <w:rFonts w:hAnsi="Times New Roman" w:cs="Times New Roman"/>
          <w:noProof/>
          <w:lang w:val="en-GB"/>
        </w:rPr>
        <w:t>(4), 379–391. https://doi.org/10.1046/j.1461-0248.2001.00230.x</w:t>
      </w:r>
    </w:p>
    <w:p w14:paraId="208A6F88"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Hart, S. P., Usinowicz, J., &amp; Levine, J. M. (2017). The spatial scales of species coexistence. </w:t>
      </w:r>
      <w:r w:rsidRPr="00B80566">
        <w:rPr>
          <w:rFonts w:hAnsi="Times New Roman" w:cs="Times New Roman"/>
          <w:i/>
          <w:iCs/>
          <w:noProof/>
          <w:lang w:val="en-GB"/>
        </w:rPr>
        <w:t>Nature Ecology &amp; Evolution</w:t>
      </w:r>
      <w:r w:rsidRPr="00B80566">
        <w:rPr>
          <w:rFonts w:hAnsi="Times New Roman" w:cs="Times New Roman"/>
          <w:noProof/>
          <w:lang w:val="en-GB"/>
        </w:rPr>
        <w:t xml:space="preserve">, </w:t>
      </w:r>
      <w:r w:rsidRPr="00B80566">
        <w:rPr>
          <w:rFonts w:hAnsi="Times New Roman" w:cs="Times New Roman"/>
          <w:i/>
          <w:iCs/>
          <w:noProof/>
          <w:lang w:val="en-GB"/>
        </w:rPr>
        <w:t>1</w:t>
      </w:r>
      <w:r w:rsidRPr="00B80566">
        <w:rPr>
          <w:rFonts w:hAnsi="Times New Roman" w:cs="Times New Roman"/>
          <w:noProof/>
          <w:lang w:val="en-GB"/>
        </w:rPr>
        <w:t>(8), 1066–1073. https://doi.org/10.1038/s41559-017-0230-7</w:t>
      </w:r>
    </w:p>
    <w:p w14:paraId="79E57883"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B80566">
        <w:rPr>
          <w:rFonts w:hAnsi="Times New Roman" w:cs="Times New Roman"/>
          <w:i/>
          <w:iCs/>
          <w:noProof/>
          <w:lang w:val="en-GB"/>
        </w:rPr>
        <w:t>Ecology</w:t>
      </w:r>
      <w:r w:rsidRPr="00B80566">
        <w:rPr>
          <w:rFonts w:hAnsi="Times New Roman" w:cs="Times New Roman"/>
          <w:noProof/>
          <w:lang w:val="en-GB"/>
        </w:rPr>
        <w:t xml:space="preserve">, </w:t>
      </w:r>
      <w:r w:rsidRPr="00B80566">
        <w:rPr>
          <w:rFonts w:hAnsi="Times New Roman" w:cs="Times New Roman"/>
          <w:i/>
          <w:iCs/>
          <w:noProof/>
          <w:lang w:val="en-GB"/>
        </w:rPr>
        <w:t>84</w:t>
      </w:r>
      <w:r w:rsidRPr="00B80566">
        <w:rPr>
          <w:rFonts w:hAnsi="Times New Roman" w:cs="Times New Roman"/>
          <w:noProof/>
          <w:lang w:val="en-GB"/>
        </w:rPr>
        <w:t>(12), 3105–3117.</w:t>
      </w:r>
    </w:p>
    <w:p w14:paraId="734D3E0F"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Hijmans, R. J. (2016). </w:t>
      </w:r>
      <w:r w:rsidRPr="00B80566">
        <w:rPr>
          <w:rFonts w:hAnsi="Times New Roman" w:cs="Times New Roman"/>
          <w:i/>
          <w:iCs/>
          <w:noProof/>
          <w:lang w:val="en-GB"/>
        </w:rPr>
        <w:t>raster: Geographic Data Analysis and Modeling. R package version 2.5-8</w:t>
      </w:r>
      <w:r w:rsidRPr="00B80566">
        <w:rPr>
          <w:rFonts w:hAnsi="Times New Roman" w:cs="Times New Roman"/>
          <w:noProof/>
          <w:lang w:val="en-GB"/>
        </w:rPr>
        <w:t>. https://cran.r-project.org/package=raster</w:t>
      </w:r>
    </w:p>
    <w:p w14:paraId="7552CB0B"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Hopper, S. D. (1979). Biogeographical Aspects of Speciation in the Southwest Australian Flora. </w:t>
      </w:r>
      <w:r w:rsidRPr="00B80566">
        <w:rPr>
          <w:rFonts w:hAnsi="Times New Roman" w:cs="Times New Roman"/>
          <w:i/>
          <w:iCs/>
          <w:noProof/>
          <w:lang w:val="en-GB"/>
        </w:rPr>
        <w:t>Annual Review of Ecology and Systematics</w:t>
      </w:r>
      <w:r w:rsidRPr="00B80566">
        <w:rPr>
          <w:rFonts w:hAnsi="Times New Roman" w:cs="Times New Roman"/>
          <w:noProof/>
          <w:lang w:val="en-GB"/>
        </w:rPr>
        <w:t xml:space="preserve">, </w:t>
      </w:r>
      <w:r w:rsidRPr="00B80566">
        <w:rPr>
          <w:rFonts w:hAnsi="Times New Roman" w:cs="Times New Roman"/>
          <w:i/>
          <w:iCs/>
          <w:noProof/>
          <w:lang w:val="en-GB"/>
        </w:rPr>
        <w:t>10</w:t>
      </w:r>
      <w:r w:rsidRPr="00B80566">
        <w:rPr>
          <w:rFonts w:hAnsi="Times New Roman" w:cs="Times New Roman"/>
          <w:noProof/>
          <w:lang w:val="en-GB"/>
        </w:rPr>
        <w:t>, 399–422. http://www.jstor.org/stable/2096798</w:t>
      </w:r>
    </w:p>
    <w:p w14:paraId="0444601B"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B80566">
        <w:rPr>
          <w:rFonts w:hAnsi="Times New Roman" w:cs="Times New Roman"/>
          <w:i/>
          <w:iCs/>
          <w:noProof/>
          <w:lang w:val="en-GB"/>
        </w:rPr>
        <w:t>Plant and Soil</w:t>
      </w:r>
      <w:r w:rsidRPr="00B80566">
        <w:rPr>
          <w:rFonts w:hAnsi="Times New Roman" w:cs="Times New Roman"/>
          <w:noProof/>
          <w:lang w:val="en-GB"/>
        </w:rPr>
        <w:t xml:space="preserve">, </w:t>
      </w:r>
      <w:r w:rsidRPr="00B80566">
        <w:rPr>
          <w:rFonts w:hAnsi="Times New Roman" w:cs="Times New Roman"/>
          <w:i/>
          <w:iCs/>
          <w:noProof/>
          <w:lang w:val="en-GB"/>
        </w:rPr>
        <w:t>322</w:t>
      </w:r>
      <w:r w:rsidRPr="00B80566">
        <w:rPr>
          <w:rFonts w:hAnsi="Times New Roman" w:cs="Times New Roman"/>
          <w:noProof/>
          <w:lang w:val="en-GB"/>
        </w:rPr>
        <w:t>(1), 49–86. https://doi.org/10.1007/s11104-009-0068-0</w:t>
      </w:r>
    </w:p>
    <w:p w14:paraId="4E27B011"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B80566">
        <w:rPr>
          <w:rFonts w:hAnsi="Times New Roman" w:cs="Times New Roman"/>
          <w:i/>
          <w:iCs/>
          <w:noProof/>
          <w:lang w:val="en-GB"/>
        </w:rPr>
        <w:t>Annual Review of Ecology, Evolution, and Systematics</w:t>
      </w:r>
      <w:r w:rsidRPr="00B80566">
        <w:rPr>
          <w:rFonts w:hAnsi="Times New Roman" w:cs="Times New Roman"/>
          <w:noProof/>
          <w:lang w:val="en-GB"/>
        </w:rPr>
        <w:t xml:space="preserve">, </w:t>
      </w:r>
      <w:r w:rsidRPr="00B80566">
        <w:rPr>
          <w:rFonts w:hAnsi="Times New Roman" w:cs="Times New Roman"/>
          <w:i/>
          <w:iCs/>
          <w:noProof/>
          <w:lang w:val="en-GB"/>
        </w:rPr>
        <w:t>35</w:t>
      </w:r>
      <w:r w:rsidRPr="00B80566">
        <w:rPr>
          <w:rFonts w:hAnsi="Times New Roman" w:cs="Times New Roman"/>
          <w:noProof/>
          <w:lang w:val="en-GB"/>
        </w:rPr>
        <w:t>, 623–650. https://doi.org/10.1146/annurev.ecolsys.35.112202.130201</w:t>
      </w:r>
    </w:p>
    <w:p w14:paraId="639A6838"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Hopper, S. D., &amp; Gioia, P. (2004b). The Southwest Australian Floristic Region : Evolution and Conservation of a Global Hot Spot of Biodiversity. </w:t>
      </w:r>
      <w:r w:rsidRPr="00B80566">
        <w:rPr>
          <w:rFonts w:hAnsi="Times New Roman" w:cs="Times New Roman"/>
          <w:i/>
          <w:iCs/>
          <w:noProof/>
          <w:lang w:val="en-GB"/>
        </w:rPr>
        <w:t>Annual Review of Ecology, Evolution, and Systematics</w:t>
      </w:r>
      <w:r w:rsidRPr="00B80566">
        <w:rPr>
          <w:rFonts w:hAnsi="Times New Roman" w:cs="Times New Roman"/>
          <w:noProof/>
          <w:lang w:val="en-GB"/>
        </w:rPr>
        <w:t xml:space="preserve">, </w:t>
      </w:r>
      <w:r w:rsidRPr="00B80566">
        <w:rPr>
          <w:rFonts w:hAnsi="Times New Roman" w:cs="Times New Roman"/>
          <w:i/>
          <w:iCs/>
          <w:noProof/>
          <w:lang w:val="en-GB"/>
        </w:rPr>
        <w:t>35</w:t>
      </w:r>
      <w:r w:rsidRPr="00B80566">
        <w:rPr>
          <w:rFonts w:hAnsi="Times New Roman" w:cs="Times New Roman"/>
          <w:noProof/>
          <w:lang w:val="en-GB"/>
        </w:rPr>
        <w:t>(1), 623–650. https://doi.org/10.1146/annurev.ecolsys.35.112202.130201</w:t>
      </w:r>
    </w:p>
    <w:p w14:paraId="359D29B3"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Jiménez, I., &amp; Ricklefs, R. E. (2014). Diversity anomalies and spatial climate heterogeneity. </w:t>
      </w:r>
      <w:r w:rsidRPr="00B80566">
        <w:rPr>
          <w:rFonts w:hAnsi="Times New Roman" w:cs="Times New Roman"/>
          <w:i/>
          <w:iCs/>
          <w:noProof/>
          <w:lang w:val="en-GB"/>
        </w:rPr>
        <w:t>Global Ecology and Biogeography</w:t>
      </w:r>
      <w:r w:rsidRPr="00B80566">
        <w:rPr>
          <w:rFonts w:hAnsi="Times New Roman" w:cs="Times New Roman"/>
          <w:noProof/>
          <w:lang w:val="en-GB"/>
        </w:rPr>
        <w:t>. https://doi.org/10.1111/geb.12181</w:t>
      </w:r>
    </w:p>
    <w:p w14:paraId="69558D72"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B80566">
        <w:rPr>
          <w:rFonts w:hAnsi="Times New Roman" w:cs="Times New Roman"/>
          <w:i/>
          <w:iCs/>
          <w:noProof/>
          <w:lang w:val="en-GB"/>
        </w:rPr>
        <w:t>Annals of Botany</w:t>
      </w:r>
      <w:r w:rsidRPr="00B80566">
        <w:rPr>
          <w:rFonts w:hAnsi="Times New Roman" w:cs="Times New Roman"/>
          <w:noProof/>
          <w:lang w:val="en-GB"/>
        </w:rPr>
        <w:t xml:space="preserve">, </w:t>
      </w:r>
      <w:r w:rsidRPr="00B80566">
        <w:rPr>
          <w:rFonts w:hAnsi="Times New Roman" w:cs="Times New Roman"/>
          <w:i/>
          <w:iCs/>
          <w:noProof/>
          <w:lang w:val="en-GB"/>
        </w:rPr>
        <w:t>119</w:t>
      </w:r>
      <w:r w:rsidRPr="00B80566">
        <w:rPr>
          <w:rFonts w:hAnsi="Times New Roman" w:cs="Times New Roman"/>
          <w:noProof/>
          <w:lang w:val="en-GB"/>
        </w:rPr>
        <w:t>(2), 289–300. https://doi.org/10.1093/aob/mcw182</w:t>
      </w:r>
    </w:p>
    <w:p w14:paraId="12202AF4"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Kreft, H., &amp; Jetz, W. (2007). Global patterns and determinants of vascular plant diversity. </w:t>
      </w:r>
      <w:r w:rsidRPr="00B80566">
        <w:rPr>
          <w:rFonts w:hAnsi="Times New Roman" w:cs="Times New Roman"/>
          <w:i/>
          <w:iCs/>
          <w:noProof/>
          <w:lang w:val="en-GB"/>
        </w:rPr>
        <w:t>Proceedings of the National Academy of Sciences</w:t>
      </w:r>
      <w:r w:rsidRPr="00B80566">
        <w:rPr>
          <w:rFonts w:hAnsi="Times New Roman" w:cs="Times New Roman"/>
          <w:noProof/>
          <w:lang w:val="en-GB"/>
        </w:rPr>
        <w:t xml:space="preserve">, </w:t>
      </w:r>
      <w:r w:rsidRPr="00B80566">
        <w:rPr>
          <w:rFonts w:hAnsi="Times New Roman" w:cs="Times New Roman"/>
          <w:i/>
          <w:iCs/>
          <w:noProof/>
          <w:lang w:val="en-GB"/>
        </w:rPr>
        <w:t>104</w:t>
      </w:r>
      <w:r w:rsidRPr="00B80566">
        <w:rPr>
          <w:rFonts w:hAnsi="Times New Roman" w:cs="Times New Roman"/>
          <w:noProof/>
          <w:lang w:val="en-GB"/>
        </w:rPr>
        <w:t>(14), 5925–5930. https://doi.org/10.1073/pnas.0608361104</w:t>
      </w:r>
    </w:p>
    <w:p w14:paraId="771C92A0"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Laliberte, E., Zemunik, G., &amp; Turner, B. L. (2014). Environmental filtering explains variation in plant diversity along resource gradients. </w:t>
      </w:r>
      <w:r w:rsidRPr="00B80566">
        <w:rPr>
          <w:rFonts w:hAnsi="Times New Roman" w:cs="Times New Roman"/>
          <w:i/>
          <w:iCs/>
          <w:noProof/>
          <w:lang w:val="en-GB"/>
        </w:rPr>
        <w:t>Science</w:t>
      </w:r>
      <w:r w:rsidRPr="00B80566">
        <w:rPr>
          <w:rFonts w:hAnsi="Times New Roman" w:cs="Times New Roman"/>
          <w:noProof/>
          <w:lang w:val="en-GB"/>
        </w:rPr>
        <w:t xml:space="preserve">, </w:t>
      </w:r>
      <w:r w:rsidRPr="00B80566">
        <w:rPr>
          <w:rFonts w:hAnsi="Times New Roman" w:cs="Times New Roman"/>
          <w:i/>
          <w:iCs/>
          <w:noProof/>
          <w:lang w:val="en-GB"/>
        </w:rPr>
        <w:t>345</w:t>
      </w:r>
      <w:r w:rsidRPr="00B80566">
        <w:rPr>
          <w:rFonts w:hAnsi="Times New Roman" w:cs="Times New Roman"/>
          <w:noProof/>
          <w:lang w:val="en-GB"/>
        </w:rPr>
        <w:t>(6204), 1602–1605. https://doi.org/Doi 10.1126/Science.1256330</w:t>
      </w:r>
    </w:p>
    <w:p w14:paraId="1E3208FA"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B80566">
        <w:rPr>
          <w:rFonts w:hAnsi="Times New Roman" w:cs="Times New Roman"/>
          <w:i/>
          <w:iCs/>
          <w:noProof/>
          <w:lang w:val="en-GB"/>
        </w:rPr>
        <w:t>Plant and Soil</w:t>
      </w:r>
      <w:r w:rsidRPr="00B80566">
        <w:rPr>
          <w:rFonts w:hAnsi="Times New Roman" w:cs="Times New Roman"/>
          <w:noProof/>
          <w:lang w:val="en-GB"/>
        </w:rPr>
        <w:t xml:space="preserve">, </w:t>
      </w:r>
      <w:r w:rsidRPr="00B80566">
        <w:rPr>
          <w:rFonts w:hAnsi="Times New Roman" w:cs="Times New Roman"/>
          <w:i/>
          <w:iCs/>
          <w:noProof/>
          <w:lang w:val="en-GB"/>
        </w:rPr>
        <w:t>334</w:t>
      </w:r>
      <w:r w:rsidRPr="00B80566">
        <w:rPr>
          <w:rFonts w:hAnsi="Times New Roman" w:cs="Times New Roman"/>
          <w:noProof/>
          <w:lang w:val="en-GB"/>
        </w:rPr>
        <w:t>(1–2), 11–31. https://doi.org/10.1007/s11104-010-0444-9</w:t>
      </w:r>
    </w:p>
    <w:p w14:paraId="008F1440"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B80566">
        <w:rPr>
          <w:rFonts w:hAnsi="Times New Roman" w:cs="Times New Roman"/>
          <w:i/>
          <w:iCs/>
          <w:noProof/>
          <w:lang w:val="en-GB"/>
        </w:rPr>
        <w:t>Annals of Botany</w:t>
      </w:r>
      <w:r w:rsidRPr="00B80566">
        <w:rPr>
          <w:rFonts w:hAnsi="Times New Roman" w:cs="Times New Roman"/>
          <w:noProof/>
          <w:lang w:val="en-GB"/>
        </w:rPr>
        <w:t xml:space="preserve">, </w:t>
      </w:r>
      <w:r w:rsidRPr="00B80566">
        <w:rPr>
          <w:rFonts w:hAnsi="Times New Roman" w:cs="Times New Roman"/>
          <w:i/>
          <w:iCs/>
          <w:noProof/>
          <w:lang w:val="en-GB"/>
        </w:rPr>
        <w:t>98</w:t>
      </w:r>
      <w:r w:rsidRPr="00B80566">
        <w:rPr>
          <w:rFonts w:hAnsi="Times New Roman" w:cs="Times New Roman"/>
          <w:noProof/>
          <w:lang w:val="en-GB"/>
        </w:rPr>
        <w:t>(4), 693–713. https://doi.org/10.1093/aob/mcl114</w:t>
      </w:r>
    </w:p>
    <w:p w14:paraId="0C087BEC"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Lamont, B. B., &amp; He, T. (2017). When did a Mediterranean-type climate originate in southwestern Australia? </w:t>
      </w:r>
      <w:r w:rsidRPr="00B80566">
        <w:rPr>
          <w:rFonts w:hAnsi="Times New Roman" w:cs="Times New Roman"/>
          <w:i/>
          <w:iCs/>
          <w:noProof/>
          <w:lang w:val="en-GB"/>
        </w:rPr>
        <w:t>Global and Planetary Change</w:t>
      </w:r>
      <w:r w:rsidRPr="00B80566">
        <w:rPr>
          <w:rFonts w:hAnsi="Times New Roman" w:cs="Times New Roman"/>
          <w:noProof/>
          <w:lang w:val="en-GB"/>
        </w:rPr>
        <w:t xml:space="preserve">, </w:t>
      </w:r>
      <w:r w:rsidRPr="00B80566">
        <w:rPr>
          <w:rFonts w:hAnsi="Times New Roman" w:cs="Times New Roman"/>
          <w:i/>
          <w:iCs/>
          <w:noProof/>
          <w:lang w:val="en-GB"/>
        </w:rPr>
        <w:t>156</w:t>
      </w:r>
      <w:r w:rsidRPr="00B80566">
        <w:rPr>
          <w:rFonts w:hAnsi="Times New Roman" w:cs="Times New Roman"/>
          <w:noProof/>
          <w:lang w:val="en-GB"/>
        </w:rPr>
        <w:t>, 46–58. https://doi.org/10.1016/j.gloplacha.2017.08.004</w:t>
      </w:r>
    </w:p>
    <w:p w14:paraId="3C86C7B4"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B80566">
        <w:rPr>
          <w:rFonts w:hAnsi="Times New Roman" w:cs="Times New Roman"/>
          <w:i/>
          <w:iCs/>
          <w:noProof/>
          <w:lang w:val="en-GB"/>
        </w:rPr>
        <w:t>African Journal of Ecology</w:t>
      </w:r>
      <w:r w:rsidRPr="00B80566">
        <w:rPr>
          <w:rFonts w:hAnsi="Times New Roman" w:cs="Times New Roman"/>
          <w:noProof/>
          <w:lang w:val="en-GB"/>
        </w:rPr>
        <w:t xml:space="preserve">, </w:t>
      </w:r>
      <w:r w:rsidRPr="00B80566">
        <w:rPr>
          <w:rFonts w:hAnsi="Times New Roman" w:cs="Times New Roman"/>
          <w:i/>
          <w:iCs/>
          <w:noProof/>
          <w:lang w:val="en-GB"/>
        </w:rPr>
        <w:t>47</w:t>
      </w:r>
      <w:r w:rsidRPr="00B80566">
        <w:rPr>
          <w:rFonts w:hAnsi="Times New Roman" w:cs="Times New Roman"/>
          <w:noProof/>
          <w:lang w:val="en-GB"/>
        </w:rPr>
        <w:t>(3), 382–392. https://doi.org/10.1111/j.1365-2028.2008.00997.x</w:t>
      </w:r>
    </w:p>
    <w:p w14:paraId="19A827DC"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B80566">
        <w:rPr>
          <w:rFonts w:hAnsi="Times New Roman" w:cs="Times New Roman"/>
          <w:i/>
          <w:iCs/>
          <w:noProof/>
          <w:lang w:val="en-GB"/>
        </w:rPr>
        <w:t>Marine Ecology</w:t>
      </w:r>
      <w:r w:rsidRPr="00B80566">
        <w:rPr>
          <w:rFonts w:hAnsi="Times New Roman" w:cs="Times New Roman"/>
          <w:noProof/>
          <w:lang w:val="en-GB"/>
        </w:rPr>
        <w:t xml:space="preserve">, </w:t>
      </w:r>
      <w:r w:rsidRPr="00B80566">
        <w:rPr>
          <w:rFonts w:hAnsi="Times New Roman" w:cs="Times New Roman"/>
          <w:i/>
          <w:iCs/>
          <w:noProof/>
          <w:lang w:val="en-GB"/>
        </w:rPr>
        <w:t>31</w:t>
      </w:r>
      <w:r w:rsidRPr="00B80566">
        <w:rPr>
          <w:rFonts w:hAnsi="Times New Roman" w:cs="Times New Roman"/>
          <w:noProof/>
          <w:lang w:val="en-GB"/>
        </w:rPr>
        <w:t>, 1–5. https://doi.org/10.1111/j.1439-0485.2009.00358.x</w:t>
      </w:r>
    </w:p>
    <w:p w14:paraId="630DEE73"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Linder, H. P. (2019). Rare species, Restionaceae, and the Cape flora. </w:t>
      </w:r>
      <w:r w:rsidRPr="00B80566">
        <w:rPr>
          <w:rFonts w:hAnsi="Times New Roman" w:cs="Times New Roman"/>
          <w:i/>
          <w:iCs/>
          <w:noProof/>
          <w:lang w:val="en-GB"/>
        </w:rPr>
        <w:t>Journal of Biogeography</w:t>
      </w:r>
      <w:r w:rsidRPr="00B80566">
        <w:rPr>
          <w:rFonts w:hAnsi="Times New Roman" w:cs="Times New Roman"/>
          <w:noProof/>
          <w:lang w:val="en-GB"/>
        </w:rPr>
        <w:t>, 1–14. https://doi.org/10.1111/jbi.13709</w:t>
      </w:r>
    </w:p>
    <w:p w14:paraId="28818F37"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McLaughlin, B. C., Ackerly, D. D., Klos, P. Z., Natali, J., Dawson, T. E., &amp; Thompson, S. E. (2017). Hydrologic refugia, plants, and climate change. </w:t>
      </w:r>
      <w:r w:rsidRPr="00B80566">
        <w:rPr>
          <w:rFonts w:hAnsi="Times New Roman" w:cs="Times New Roman"/>
          <w:i/>
          <w:iCs/>
          <w:noProof/>
          <w:lang w:val="en-GB"/>
        </w:rPr>
        <w:t>Global Change Biology</w:t>
      </w:r>
      <w:r w:rsidRPr="00B80566">
        <w:rPr>
          <w:rFonts w:hAnsi="Times New Roman" w:cs="Times New Roman"/>
          <w:noProof/>
          <w:lang w:val="en-GB"/>
        </w:rPr>
        <w:t xml:space="preserve">, </w:t>
      </w:r>
      <w:r w:rsidRPr="00B80566">
        <w:rPr>
          <w:rFonts w:hAnsi="Times New Roman" w:cs="Times New Roman"/>
          <w:i/>
          <w:iCs/>
          <w:noProof/>
          <w:lang w:val="en-GB"/>
        </w:rPr>
        <w:t>23</w:t>
      </w:r>
      <w:r w:rsidRPr="00B80566">
        <w:rPr>
          <w:rFonts w:hAnsi="Times New Roman" w:cs="Times New Roman"/>
          <w:noProof/>
          <w:lang w:val="en-GB"/>
        </w:rPr>
        <w:t>(8), 2941–2961.</w:t>
      </w:r>
    </w:p>
    <w:p w14:paraId="0D5FF7DE"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B80566">
        <w:rPr>
          <w:rFonts w:hAnsi="Times New Roman" w:cs="Times New Roman"/>
          <w:i/>
          <w:iCs/>
          <w:noProof/>
          <w:lang w:val="en-GB"/>
        </w:rPr>
        <w:t>Journal of Arid Environments</w:t>
      </w:r>
      <w:r w:rsidRPr="00B80566">
        <w:rPr>
          <w:rFonts w:hAnsi="Times New Roman" w:cs="Times New Roman"/>
          <w:noProof/>
          <w:lang w:val="en-GB"/>
        </w:rPr>
        <w:t xml:space="preserve">, </w:t>
      </w:r>
      <w:r w:rsidRPr="00B80566">
        <w:rPr>
          <w:rFonts w:hAnsi="Times New Roman" w:cs="Times New Roman"/>
          <w:i/>
          <w:iCs/>
          <w:noProof/>
          <w:lang w:val="en-GB"/>
        </w:rPr>
        <w:t>74</w:t>
      </w:r>
      <w:r w:rsidRPr="00B80566">
        <w:rPr>
          <w:rFonts w:hAnsi="Times New Roman" w:cs="Times New Roman"/>
          <w:noProof/>
          <w:lang w:val="en-GB"/>
        </w:rPr>
        <w:t>(7), 786–793.</w:t>
      </w:r>
    </w:p>
    <w:p w14:paraId="35B4ACAE"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Meadows, M E, &amp; Sugden, J. M. (1991). A vegetation history of the last 14,500 years on the Cederberg, SW Cape, South Africa. </w:t>
      </w:r>
      <w:r w:rsidRPr="00B80566">
        <w:rPr>
          <w:rFonts w:hAnsi="Times New Roman" w:cs="Times New Roman"/>
          <w:i/>
          <w:iCs/>
          <w:noProof/>
          <w:lang w:val="en-GB"/>
        </w:rPr>
        <w:t>South African Journal of Science</w:t>
      </w:r>
      <w:r w:rsidRPr="00B80566">
        <w:rPr>
          <w:rFonts w:hAnsi="Times New Roman" w:cs="Times New Roman"/>
          <w:noProof/>
          <w:lang w:val="en-GB"/>
        </w:rPr>
        <w:t xml:space="preserve">, </w:t>
      </w:r>
      <w:r w:rsidRPr="00B80566">
        <w:rPr>
          <w:rFonts w:hAnsi="Times New Roman" w:cs="Times New Roman"/>
          <w:i/>
          <w:iCs/>
          <w:noProof/>
          <w:lang w:val="en-GB"/>
        </w:rPr>
        <w:t>87</w:t>
      </w:r>
      <w:r w:rsidRPr="00B80566">
        <w:rPr>
          <w:rFonts w:hAnsi="Times New Roman" w:cs="Times New Roman"/>
          <w:noProof/>
          <w:lang w:val="en-GB"/>
        </w:rPr>
        <w:t>(3).</w:t>
      </w:r>
    </w:p>
    <w:p w14:paraId="6F516F6B"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Meadows, Michael E, &amp; Sugden, J. M. (1993). The late Quaternary palaeoecology of a floristic kingdom: the southwestern Cape South Africa. </w:t>
      </w:r>
      <w:r w:rsidRPr="00B80566">
        <w:rPr>
          <w:rFonts w:hAnsi="Times New Roman" w:cs="Times New Roman"/>
          <w:i/>
          <w:iCs/>
          <w:noProof/>
          <w:lang w:val="en-GB"/>
        </w:rPr>
        <w:t>Palaeogeography, Palaeoclimatology, Palaeoecology</w:t>
      </w:r>
      <w:r w:rsidRPr="00B80566">
        <w:rPr>
          <w:rFonts w:hAnsi="Times New Roman" w:cs="Times New Roman"/>
          <w:noProof/>
          <w:lang w:val="en-GB"/>
        </w:rPr>
        <w:t xml:space="preserve">, </w:t>
      </w:r>
      <w:r w:rsidRPr="00B80566">
        <w:rPr>
          <w:rFonts w:hAnsi="Times New Roman" w:cs="Times New Roman"/>
          <w:i/>
          <w:iCs/>
          <w:noProof/>
          <w:lang w:val="en-GB"/>
        </w:rPr>
        <w:t>101</w:t>
      </w:r>
      <w:r w:rsidRPr="00B80566">
        <w:rPr>
          <w:rFonts w:hAnsi="Times New Roman" w:cs="Times New Roman"/>
          <w:noProof/>
          <w:lang w:val="en-GB"/>
        </w:rPr>
        <w:t>(3–4), 271–281.</w:t>
      </w:r>
    </w:p>
    <w:p w14:paraId="222C3E67"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Merow, C., Smith, M. J., &amp; Silander, J. A. (2013). A practical guide to MaxEnt for modeling species’ distributions: what it does, and why inputs and settings matter. </w:t>
      </w:r>
      <w:r w:rsidRPr="00B80566">
        <w:rPr>
          <w:rFonts w:hAnsi="Times New Roman" w:cs="Times New Roman"/>
          <w:i/>
          <w:iCs/>
          <w:noProof/>
          <w:lang w:val="en-GB"/>
        </w:rPr>
        <w:t>Ecography</w:t>
      </w:r>
      <w:r w:rsidRPr="00B80566">
        <w:rPr>
          <w:rFonts w:hAnsi="Times New Roman" w:cs="Times New Roman"/>
          <w:noProof/>
          <w:lang w:val="en-GB"/>
        </w:rPr>
        <w:t xml:space="preserve">, </w:t>
      </w:r>
      <w:r w:rsidRPr="00B80566">
        <w:rPr>
          <w:rFonts w:hAnsi="Times New Roman" w:cs="Times New Roman"/>
          <w:i/>
          <w:iCs/>
          <w:noProof/>
          <w:lang w:val="en-GB"/>
        </w:rPr>
        <w:t>36</w:t>
      </w:r>
      <w:r w:rsidRPr="00B80566">
        <w:rPr>
          <w:rFonts w:hAnsi="Times New Roman" w:cs="Times New Roman"/>
          <w:noProof/>
          <w:lang w:val="en-GB"/>
        </w:rPr>
        <w:t>(10), 1058–1069.</w:t>
      </w:r>
    </w:p>
    <w:p w14:paraId="1662C9DD"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B80566">
        <w:rPr>
          <w:rFonts w:hAnsi="Times New Roman" w:cs="Times New Roman"/>
          <w:i/>
          <w:iCs/>
          <w:noProof/>
          <w:lang w:val="en-GB"/>
        </w:rPr>
        <w:t>Journal of Biogeography</w:t>
      </w:r>
      <w:r w:rsidRPr="00B80566">
        <w:rPr>
          <w:rFonts w:hAnsi="Times New Roman" w:cs="Times New Roman"/>
          <w:noProof/>
          <w:lang w:val="en-GB"/>
        </w:rPr>
        <w:t xml:space="preserve">, </w:t>
      </w:r>
      <w:r w:rsidRPr="00B80566">
        <w:rPr>
          <w:rFonts w:hAnsi="Times New Roman" w:cs="Times New Roman"/>
          <w:i/>
          <w:iCs/>
          <w:noProof/>
          <w:lang w:val="en-GB"/>
        </w:rPr>
        <w:t>8</w:t>
      </w:r>
      <w:r w:rsidRPr="00B80566">
        <w:rPr>
          <w:rFonts w:hAnsi="Times New Roman" w:cs="Times New Roman"/>
          <w:noProof/>
          <w:lang w:val="en-GB"/>
        </w:rPr>
        <w:t>(2), 107. https://doi.org/10.2307/2844553</w:t>
      </w:r>
    </w:p>
    <w:p w14:paraId="66E6F1F5"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B80566">
        <w:rPr>
          <w:rFonts w:hAnsi="Times New Roman" w:cs="Times New Roman"/>
          <w:i/>
          <w:iCs/>
          <w:noProof/>
          <w:lang w:val="en-GB"/>
        </w:rPr>
        <w:t>PLoS ONE</w:t>
      </w:r>
      <w:r w:rsidRPr="00B80566">
        <w:rPr>
          <w:rFonts w:hAnsi="Times New Roman" w:cs="Times New Roman"/>
          <w:noProof/>
          <w:lang w:val="en-GB"/>
        </w:rPr>
        <w:t xml:space="preserve">, </w:t>
      </w:r>
      <w:r w:rsidRPr="00B80566">
        <w:rPr>
          <w:rFonts w:hAnsi="Times New Roman" w:cs="Times New Roman"/>
          <w:i/>
          <w:iCs/>
          <w:noProof/>
          <w:lang w:val="en-GB"/>
        </w:rPr>
        <w:t>10</w:t>
      </w:r>
      <w:r w:rsidRPr="00B80566">
        <w:rPr>
          <w:rFonts w:hAnsi="Times New Roman" w:cs="Times New Roman"/>
          <w:noProof/>
          <w:lang w:val="en-GB"/>
        </w:rPr>
        <w:t>(7), 1–16. https://doi.org/10.1371/journal.pone.0131924</w:t>
      </w:r>
    </w:p>
    <w:p w14:paraId="44DD3991"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Mucina, L., &amp; Rutherford, M. C. (2006). </w:t>
      </w:r>
      <w:r w:rsidRPr="00B80566">
        <w:rPr>
          <w:rFonts w:hAnsi="Times New Roman" w:cs="Times New Roman"/>
          <w:i/>
          <w:iCs/>
          <w:noProof/>
          <w:lang w:val="en-GB"/>
        </w:rPr>
        <w:t>The vegetation of South Africa, Lesotho and Swaziland.</w:t>
      </w:r>
      <w:r w:rsidRPr="00B80566">
        <w:rPr>
          <w:rFonts w:hAnsi="Times New Roman" w:cs="Times New Roman"/>
          <w:noProof/>
          <w:lang w:val="en-GB"/>
        </w:rPr>
        <w:t xml:space="preserve"> South African National Biodiversity Institute.</w:t>
      </w:r>
    </w:p>
    <w:p w14:paraId="75F64949"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Oliver, E. G. H., Linder, H. P., &amp; Rourke, J. P. (1983). Geographical distribution of present-day Cape taxa and their phytogeographical significance. </w:t>
      </w:r>
      <w:r w:rsidRPr="00B80566">
        <w:rPr>
          <w:rFonts w:hAnsi="Times New Roman" w:cs="Times New Roman"/>
          <w:i/>
          <w:iCs/>
          <w:noProof/>
          <w:lang w:val="en-GB"/>
        </w:rPr>
        <w:t>Bothalia</w:t>
      </w:r>
      <w:r w:rsidRPr="00B80566">
        <w:rPr>
          <w:rFonts w:hAnsi="Times New Roman" w:cs="Times New Roman"/>
          <w:noProof/>
          <w:lang w:val="en-GB"/>
        </w:rPr>
        <w:t xml:space="preserve">, </w:t>
      </w:r>
      <w:r w:rsidRPr="00B80566">
        <w:rPr>
          <w:rFonts w:hAnsi="Times New Roman" w:cs="Times New Roman"/>
          <w:i/>
          <w:iCs/>
          <w:noProof/>
          <w:lang w:val="en-GB"/>
        </w:rPr>
        <w:t>14</w:t>
      </w:r>
      <w:r w:rsidRPr="00B80566">
        <w:rPr>
          <w:rFonts w:hAnsi="Times New Roman" w:cs="Times New Roman"/>
          <w:noProof/>
          <w:lang w:val="en-GB"/>
        </w:rPr>
        <w:t>(3/4), 427–440.</w:t>
      </w:r>
    </w:p>
    <w:p w14:paraId="04667F04"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B80566">
        <w:rPr>
          <w:rFonts w:hAnsi="Times New Roman" w:cs="Times New Roman"/>
          <w:i/>
          <w:iCs/>
          <w:noProof/>
          <w:lang w:val="en-GB"/>
        </w:rPr>
        <w:t>BioScience</w:t>
      </w:r>
      <w:r w:rsidRPr="00B80566">
        <w:rPr>
          <w:rFonts w:hAnsi="Times New Roman" w:cs="Times New Roman"/>
          <w:noProof/>
          <w:lang w:val="en-GB"/>
        </w:rPr>
        <w:t xml:space="preserve">, </w:t>
      </w:r>
      <w:r w:rsidRPr="00B80566">
        <w:rPr>
          <w:rFonts w:hAnsi="Times New Roman" w:cs="Times New Roman"/>
          <w:i/>
          <w:iCs/>
          <w:noProof/>
          <w:lang w:val="en-GB"/>
        </w:rPr>
        <w:t>51</w:t>
      </w:r>
      <w:r w:rsidRPr="00B80566">
        <w:rPr>
          <w:rFonts w:hAnsi="Times New Roman" w:cs="Times New Roman"/>
          <w:noProof/>
          <w:lang w:val="en-GB"/>
        </w:rPr>
        <w:t>(11), 933–938.</w:t>
      </w:r>
    </w:p>
    <w:p w14:paraId="6B237BEA"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R Core Team. (2019). </w:t>
      </w:r>
      <w:r w:rsidRPr="00B80566">
        <w:rPr>
          <w:rFonts w:hAnsi="Times New Roman" w:cs="Times New Roman"/>
          <w:i/>
          <w:iCs/>
          <w:noProof/>
          <w:lang w:val="en-GB"/>
        </w:rPr>
        <w:t>R: A Language and Environment for Statistical Computing</w:t>
      </w:r>
      <w:r w:rsidRPr="00B80566">
        <w:rPr>
          <w:rFonts w:hAnsi="Times New Roman" w:cs="Times New Roman"/>
          <w:noProof/>
          <w:lang w:val="en-GB"/>
        </w:rPr>
        <w:t>. https://www.r-project.org/</w:t>
      </w:r>
    </w:p>
    <w:p w14:paraId="4B55BA71"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Rebelo, T. G. (2001). </w:t>
      </w:r>
      <w:r w:rsidRPr="00B80566">
        <w:rPr>
          <w:rFonts w:hAnsi="Times New Roman" w:cs="Times New Roman"/>
          <w:i/>
          <w:iCs/>
          <w:noProof/>
          <w:lang w:val="en-GB"/>
        </w:rPr>
        <w:t>A field guide to the proteas of South Africa</w:t>
      </w:r>
      <w:r w:rsidRPr="00B80566">
        <w:rPr>
          <w:rFonts w:hAnsi="Times New Roman" w:cs="Times New Roman"/>
          <w:noProof/>
          <w:lang w:val="en-GB"/>
        </w:rPr>
        <w:t>. Fernwood.</w:t>
      </w:r>
    </w:p>
    <w:p w14:paraId="32DE5366"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Ricklefs, R. E. (1987). Community diversity: relative roles of local and regional processes. </w:t>
      </w:r>
      <w:r w:rsidRPr="00B80566">
        <w:rPr>
          <w:rFonts w:hAnsi="Times New Roman" w:cs="Times New Roman"/>
          <w:i/>
          <w:iCs/>
          <w:noProof/>
          <w:lang w:val="en-GB"/>
        </w:rPr>
        <w:t>Science, New Series</w:t>
      </w:r>
      <w:r w:rsidRPr="00B80566">
        <w:rPr>
          <w:rFonts w:hAnsi="Times New Roman" w:cs="Times New Roman"/>
          <w:noProof/>
          <w:lang w:val="en-GB"/>
        </w:rPr>
        <w:t xml:space="preserve">, </w:t>
      </w:r>
      <w:r w:rsidRPr="00B80566">
        <w:rPr>
          <w:rFonts w:hAnsi="Times New Roman" w:cs="Times New Roman"/>
          <w:i/>
          <w:iCs/>
          <w:noProof/>
          <w:lang w:val="en-GB"/>
        </w:rPr>
        <w:t>235</w:t>
      </w:r>
      <w:r w:rsidRPr="00B80566">
        <w:rPr>
          <w:rFonts w:hAnsi="Times New Roman" w:cs="Times New Roman"/>
          <w:noProof/>
          <w:lang w:val="en-GB"/>
        </w:rPr>
        <w:t>(4785), 167–171.</w:t>
      </w:r>
    </w:p>
    <w:p w14:paraId="16323B6F"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Ricklefs, R. E. (2004). A comprehensive framework for global patterns in biodiversity. </w:t>
      </w:r>
      <w:r w:rsidRPr="00B80566">
        <w:rPr>
          <w:rFonts w:hAnsi="Times New Roman" w:cs="Times New Roman"/>
          <w:i/>
          <w:iCs/>
          <w:noProof/>
          <w:lang w:val="en-GB"/>
        </w:rPr>
        <w:t>Ecology Letters</w:t>
      </w:r>
      <w:r w:rsidRPr="00B80566">
        <w:rPr>
          <w:rFonts w:hAnsi="Times New Roman" w:cs="Times New Roman"/>
          <w:noProof/>
          <w:lang w:val="en-GB"/>
        </w:rPr>
        <w:t xml:space="preserve">, </w:t>
      </w:r>
      <w:r w:rsidRPr="00B80566">
        <w:rPr>
          <w:rFonts w:hAnsi="Times New Roman" w:cs="Times New Roman"/>
          <w:i/>
          <w:iCs/>
          <w:noProof/>
          <w:lang w:val="en-GB"/>
        </w:rPr>
        <w:t>7</w:t>
      </w:r>
      <w:r w:rsidRPr="00B80566">
        <w:rPr>
          <w:rFonts w:hAnsi="Times New Roman" w:cs="Times New Roman"/>
          <w:noProof/>
          <w:lang w:val="en-GB"/>
        </w:rPr>
        <w:t>(1), 1–15.</w:t>
      </w:r>
    </w:p>
    <w:p w14:paraId="201EE0D3"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B80566">
        <w:rPr>
          <w:rFonts w:hAnsi="Times New Roman" w:cs="Times New Roman"/>
          <w:i/>
          <w:iCs/>
          <w:noProof/>
          <w:lang w:val="en-GB"/>
        </w:rPr>
        <w:t>Plant, Cell &amp; Environment</w:t>
      </w:r>
      <w:r w:rsidRPr="00B80566">
        <w:rPr>
          <w:rFonts w:hAnsi="Times New Roman" w:cs="Times New Roman"/>
          <w:noProof/>
          <w:lang w:val="en-GB"/>
        </w:rPr>
        <w:t xml:space="preserve">, </w:t>
      </w:r>
      <w:r w:rsidRPr="00B80566">
        <w:rPr>
          <w:rFonts w:hAnsi="Times New Roman" w:cs="Times New Roman"/>
          <w:i/>
          <w:iCs/>
          <w:noProof/>
          <w:lang w:val="en-GB"/>
        </w:rPr>
        <w:t>31</w:t>
      </w:r>
      <w:r w:rsidRPr="00B80566">
        <w:rPr>
          <w:rFonts w:hAnsi="Times New Roman" w:cs="Times New Roman"/>
          <w:noProof/>
          <w:lang w:val="en-GB"/>
        </w:rPr>
        <w:t>(12), 1825–1833.</w:t>
      </w:r>
    </w:p>
    <w:p w14:paraId="5BA3CDC6"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Slingsby, J. A., February, E. C., &amp; Rebelo, T. G. (2018). Water: at what cost to our unique flora? </w:t>
      </w:r>
      <w:r w:rsidRPr="00B80566">
        <w:rPr>
          <w:rFonts w:hAnsi="Times New Roman" w:cs="Times New Roman"/>
          <w:i/>
          <w:iCs/>
          <w:noProof/>
          <w:lang w:val="en-GB"/>
        </w:rPr>
        <w:t>Veld &amp; Flora</w:t>
      </w:r>
      <w:r w:rsidRPr="00B80566">
        <w:rPr>
          <w:rFonts w:hAnsi="Times New Roman" w:cs="Times New Roman"/>
          <w:noProof/>
          <w:lang w:val="en-GB"/>
        </w:rPr>
        <w:t xml:space="preserve">, </w:t>
      </w:r>
      <w:r w:rsidRPr="00B80566">
        <w:rPr>
          <w:rFonts w:hAnsi="Times New Roman" w:cs="Times New Roman"/>
          <w:i/>
          <w:iCs/>
          <w:noProof/>
          <w:lang w:val="en-GB"/>
        </w:rPr>
        <w:t>June</w:t>
      </w:r>
      <w:r w:rsidRPr="00B80566">
        <w:rPr>
          <w:rFonts w:hAnsi="Times New Roman" w:cs="Times New Roman"/>
          <w:noProof/>
          <w:lang w:val="en-GB"/>
        </w:rPr>
        <w:t>, 72–75.</w:t>
      </w:r>
    </w:p>
    <w:p w14:paraId="361A1DF1"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lastRenderedPageBreak/>
        <w:t xml:space="preserve">Snijman, D. A. (2013). </w:t>
      </w:r>
      <w:r w:rsidRPr="00B80566">
        <w:rPr>
          <w:rFonts w:hAnsi="Times New Roman" w:cs="Times New Roman"/>
          <w:i/>
          <w:iCs/>
          <w:noProof/>
          <w:lang w:val="en-GB"/>
        </w:rPr>
        <w:t>Plants of the Greater Cape Floristic Region. 2: The Extra Cape flora</w:t>
      </w:r>
      <w:r w:rsidRPr="00B80566">
        <w:rPr>
          <w:rFonts w:hAnsi="Times New Roman" w:cs="Times New Roman"/>
          <w:noProof/>
          <w:lang w:val="en-GB"/>
        </w:rPr>
        <w:t>. South African National Biodiversity Institute.</w:t>
      </w:r>
    </w:p>
    <w:p w14:paraId="22FB6771"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Sobel, J. M., Chen, G. F., Watt, L. R., &amp; Schemske, D. W. (2010). The biology of speciation. </w:t>
      </w:r>
      <w:r w:rsidRPr="00B80566">
        <w:rPr>
          <w:rFonts w:hAnsi="Times New Roman" w:cs="Times New Roman"/>
          <w:i/>
          <w:iCs/>
          <w:noProof/>
          <w:lang w:val="en-GB"/>
        </w:rPr>
        <w:t>Evolution</w:t>
      </w:r>
      <w:r w:rsidRPr="00B80566">
        <w:rPr>
          <w:rFonts w:hAnsi="Times New Roman" w:cs="Times New Roman"/>
          <w:noProof/>
          <w:lang w:val="en-GB"/>
        </w:rPr>
        <w:t xml:space="preserve">, </w:t>
      </w:r>
      <w:r w:rsidRPr="00B80566">
        <w:rPr>
          <w:rFonts w:hAnsi="Times New Roman" w:cs="Times New Roman"/>
          <w:i/>
          <w:iCs/>
          <w:noProof/>
          <w:lang w:val="en-GB"/>
        </w:rPr>
        <w:t>64</w:t>
      </w:r>
      <w:r w:rsidRPr="00B80566">
        <w:rPr>
          <w:rFonts w:hAnsi="Times New Roman" w:cs="Times New Roman"/>
          <w:noProof/>
          <w:lang w:val="en-GB"/>
        </w:rPr>
        <w:t>(2), 295–315. https://doi.org/10.1111/j.1558-5646.2009.00877.x</w:t>
      </w:r>
    </w:p>
    <w:p w14:paraId="21BC1911"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Stein, A., Gerstner, K., &amp; Kreft, H. (2014). Environmental heterogeneity as a universal driver of species richness across taxa, biomes and spatial scales. </w:t>
      </w:r>
      <w:r w:rsidRPr="00B80566">
        <w:rPr>
          <w:rFonts w:hAnsi="Times New Roman" w:cs="Times New Roman"/>
          <w:i/>
          <w:iCs/>
          <w:noProof/>
          <w:lang w:val="en-GB"/>
        </w:rPr>
        <w:t>Ecology Letters</w:t>
      </w:r>
      <w:r w:rsidRPr="00B80566">
        <w:rPr>
          <w:rFonts w:hAnsi="Times New Roman" w:cs="Times New Roman"/>
          <w:noProof/>
          <w:lang w:val="en-GB"/>
        </w:rPr>
        <w:t xml:space="preserve">, </w:t>
      </w:r>
      <w:r w:rsidRPr="00B80566">
        <w:rPr>
          <w:rFonts w:hAnsi="Times New Roman" w:cs="Times New Roman"/>
          <w:i/>
          <w:iCs/>
          <w:noProof/>
          <w:lang w:val="en-GB"/>
        </w:rPr>
        <w:t>17</w:t>
      </w:r>
      <w:r w:rsidRPr="00B80566">
        <w:rPr>
          <w:rFonts w:hAnsi="Times New Roman" w:cs="Times New Roman"/>
          <w:noProof/>
          <w:lang w:val="en-GB"/>
        </w:rPr>
        <w:t>(7), 866–880. https://doi.org/10.1111/ele.12277</w:t>
      </w:r>
    </w:p>
    <w:p w14:paraId="481A71CC"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Stock, W. D., &amp; Verboom, G. A. (2012). Phylogenetic ecology of foliar N and P concentrations and N: P ratios across mediterranean-type ecosystems. </w:t>
      </w:r>
      <w:r w:rsidRPr="00B80566">
        <w:rPr>
          <w:rFonts w:hAnsi="Times New Roman" w:cs="Times New Roman"/>
          <w:i/>
          <w:iCs/>
          <w:noProof/>
          <w:lang w:val="en-GB"/>
        </w:rPr>
        <w:t>Global Ecology and Biogeography</w:t>
      </w:r>
      <w:r w:rsidRPr="00B80566">
        <w:rPr>
          <w:rFonts w:hAnsi="Times New Roman" w:cs="Times New Roman"/>
          <w:noProof/>
          <w:lang w:val="en-GB"/>
        </w:rPr>
        <w:t xml:space="preserve">, </w:t>
      </w:r>
      <w:r w:rsidRPr="00B80566">
        <w:rPr>
          <w:rFonts w:hAnsi="Times New Roman" w:cs="Times New Roman"/>
          <w:i/>
          <w:iCs/>
          <w:noProof/>
          <w:lang w:val="en-GB"/>
        </w:rPr>
        <w:t>21</w:t>
      </w:r>
      <w:r w:rsidRPr="00B80566">
        <w:rPr>
          <w:rFonts w:hAnsi="Times New Roman" w:cs="Times New Roman"/>
          <w:noProof/>
          <w:lang w:val="en-GB"/>
        </w:rPr>
        <w:t>(12), 1147–1156.</w:t>
      </w:r>
    </w:p>
    <w:p w14:paraId="398C8A08"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B80566">
        <w:rPr>
          <w:rFonts w:hAnsi="Times New Roman" w:cs="Times New Roman"/>
          <w:i/>
          <w:iCs/>
          <w:noProof/>
          <w:lang w:val="en-GB"/>
        </w:rPr>
        <w:t>Ecography</w:t>
      </w:r>
      <w:r w:rsidRPr="00B80566">
        <w:rPr>
          <w:rFonts w:hAnsi="Times New Roman" w:cs="Times New Roman"/>
          <w:noProof/>
          <w:lang w:val="en-GB"/>
        </w:rPr>
        <w:t xml:space="preserve">, </w:t>
      </w:r>
      <w:r w:rsidRPr="00B80566">
        <w:rPr>
          <w:rFonts w:hAnsi="Times New Roman" w:cs="Times New Roman"/>
          <w:i/>
          <w:iCs/>
          <w:noProof/>
          <w:lang w:val="en-GB"/>
        </w:rPr>
        <w:t>29</w:t>
      </w:r>
      <w:r w:rsidRPr="00B80566">
        <w:rPr>
          <w:rFonts w:hAnsi="Times New Roman" w:cs="Times New Roman"/>
          <w:noProof/>
          <w:lang w:val="en-GB"/>
        </w:rPr>
        <w:t>(5), 733–744. https://doi.org/10.1111/j.0906-7590.2006.04674.x</w:t>
      </w:r>
    </w:p>
    <w:p w14:paraId="5F983676"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van Rensburg, B. J., Chown, S. L., &amp; Gaston, K. J. (2002). Species richness, environmental correlates, and spatial scale: a test esing South African birds. </w:t>
      </w:r>
      <w:r w:rsidRPr="00B80566">
        <w:rPr>
          <w:rFonts w:hAnsi="Times New Roman" w:cs="Times New Roman"/>
          <w:i/>
          <w:iCs/>
          <w:noProof/>
          <w:lang w:val="en-GB"/>
        </w:rPr>
        <w:t>The American Naturalist</w:t>
      </w:r>
      <w:r w:rsidRPr="00B80566">
        <w:rPr>
          <w:rFonts w:hAnsi="Times New Roman" w:cs="Times New Roman"/>
          <w:noProof/>
          <w:lang w:val="en-GB"/>
        </w:rPr>
        <w:t xml:space="preserve">, </w:t>
      </w:r>
      <w:r w:rsidRPr="00B80566">
        <w:rPr>
          <w:rFonts w:hAnsi="Times New Roman" w:cs="Times New Roman"/>
          <w:i/>
          <w:iCs/>
          <w:noProof/>
          <w:lang w:val="en-GB"/>
        </w:rPr>
        <w:t>159</w:t>
      </w:r>
      <w:r w:rsidRPr="00B80566">
        <w:rPr>
          <w:rFonts w:hAnsi="Times New Roman" w:cs="Times New Roman"/>
          <w:noProof/>
          <w:lang w:val="en-GB"/>
        </w:rPr>
        <w:t>(5), 566–577. https://doi.org/10.1086/339464</w:t>
      </w:r>
    </w:p>
    <w:p w14:paraId="6D6E39BC"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Veech, J. A., Summerville, K. S., Crist, T. O., &amp; Gering, J. C. (2002). The additive partitioning of species diversity: recent revival of an old idea. </w:t>
      </w:r>
      <w:r w:rsidRPr="00B80566">
        <w:rPr>
          <w:rFonts w:hAnsi="Times New Roman" w:cs="Times New Roman"/>
          <w:i/>
          <w:iCs/>
          <w:noProof/>
          <w:lang w:val="en-GB"/>
        </w:rPr>
        <w:t>Oikos</w:t>
      </w:r>
      <w:r w:rsidRPr="00B80566">
        <w:rPr>
          <w:rFonts w:hAnsi="Times New Roman" w:cs="Times New Roman"/>
          <w:noProof/>
          <w:lang w:val="en-GB"/>
        </w:rPr>
        <w:t xml:space="preserve">, </w:t>
      </w:r>
      <w:r w:rsidRPr="00B80566">
        <w:rPr>
          <w:rFonts w:hAnsi="Times New Roman" w:cs="Times New Roman"/>
          <w:i/>
          <w:iCs/>
          <w:noProof/>
          <w:lang w:val="en-GB"/>
        </w:rPr>
        <w:t>99</w:t>
      </w:r>
      <w:r w:rsidRPr="00B80566">
        <w:rPr>
          <w:rFonts w:hAnsi="Times New Roman" w:cs="Times New Roman"/>
          <w:noProof/>
          <w:lang w:val="en-GB"/>
        </w:rPr>
        <w:t>(1), 3–9.</w:t>
      </w:r>
    </w:p>
    <w:p w14:paraId="38A9DE94"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B80566">
        <w:rPr>
          <w:rFonts w:hAnsi="Times New Roman" w:cs="Times New Roman"/>
          <w:i/>
          <w:iCs/>
          <w:noProof/>
          <w:lang w:val="en-GB"/>
        </w:rPr>
        <w:t>Fynbos: Ecology, Evolution and Conservation of a Megadiverse Region</w:t>
      </w:r>
      <w:r w:rsidRPr="00B80566">
        <w:rPr>
          <w:rFonts w:hAnsi="Times New Roman" w:cs="Times New Roman"/>
          <w:noProof/>
          <w:lang w:val="en-GB"/>
        </w:rPr>
        <w:t>. Oxford University Press. http://www.oxfordscholarship.com/view/10.1093/acprof:oso/9780199679584.001.0001/acprof-9780199679584</w:t>
      </w:r>
    </w:p>
    <w:p w14:paraId="67CCA237"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Whittaker, R. H. (1960). Vegetation of the Siskiyou mountains, Oregon and California. </w:t>
      </w:r>
      <w:r w:rsidRPr="00B80566">
        <w:rPr>
          <w:rFonts w:hAnsi="Times New Roman" w:cs="Times New Roman"/>
          <w:i/>
          <w:iCs/>
          <w:noProof/>
          <w:lang w:val="en-GB"/>
        </w:rPr>
        <w:t>Ecological Monographs</w:t>
      </w:r>
      <w:r w:rsidRPr="00B80566">
        <w:rPr>
          <w:rFonts w:hAnsi="Times New Roman" w:cs="Times New Roman"/>
          <w:noProof/>
          <w:lang w:val="en-GB"/>
        </w:rPr>
        <w:t xml:space="preserve">, </w:t>
      </w:r>
      <w:r w:rsidRPr="00B80566">
        <w:rPr>
          <w:rFonts w:hAnsi="Times New Roman" w:cs="Times New Roman"/>
          <w:i/>
          <w:iCs/>
          <w:noProof/>
          <w:lang w:val="en-GB"/>
        </w:rPr>
        <w:t>30</w:t>
      </w:r>
      <w:r w:rsidRPr="00B80566">
        <w:rPr>
          <w:rFonts w:hAnsi="Times New Roman" w:cs="Times New Roman"/>
          <w:noProof/>
          <w:lang w:val="en-GB"/>
        </w:rPr>
        <w:t>(3), 279–338.</w:t>
      </w:r>
    </w:p>
    <w:p w14:paraId="3077F8A4"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Wickham, H., Averick, M., Bryan, J., Chang, W., McGowan, L. D., François, R., Grolemund, G., Hayes, A., Henry, L., Hester, J., Kuhn, M., Pedersen, T. L., Miller, E., Bache, S. M., Müller, K., Ooms, J., Robinson, D., Seidel, D. P., Spinu, V., … Yutani, H. (2019). Welcome to the {tidyverse}. </w:t>
      </w:r>
      <w:r w:rsidRPr="00B80566">
        <w:rPr>
          <w:rFonts w:hAnsi="Times New Roman" w:cs="Times New Roman"/>
          <w:i/>
          <w:iCs/>
          <w:noProof/>
          <w:lang w:val="en-GB"/>
        </w:rPr>
        <w:t>Journal of Open Source Software</w:t>
      </w:r>
      <w:r w:rsidRPr="00B80566">
        <w:rPr>
          <w:rFonts w:hAnsi="Times New Roman" w:cs="Times New Roman"/>
          <w:noProof/>
          <w:lang w:val="en-GB"/>
        </w:rPr>
        <w:t xml:space="preserve">, </w:t>
      </w:r>
      <w:r w:rsidRPr="00B80566">
        <w:rPr>
          <w:rFonts w:hAnsi="Times New Roman" w:cs="Times New Roman"/>
          <w:i/>
          <w:iCs/>
          <w:noProof/>
          <w:lang w:val="en-GB"/>
        </w:rPr>
        <w:t>4</w:t>
      </w:r>
      <w:r w:rsidRPr="00B80566">
        <w:rPr>
          <w:rFonts w:hAnsi="Times New Roman" w:cs="Times New Roman"/>
          <w:noProof/>
          <w:lang w:val="en-GB"/>
        </w:rPr>
        <w:t>(43), 1686. https://doi.org/10.21105/joss.01686</w:t>
      </w:r>
    </w:p>
    <w:p w14:paraId="058A6B32"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Wiens, J. J. (2004a). Speciation and ecology revisited: phylogenetic niche conservatism and the origin of species. </w:t>
      </w:r>
      <w:r w:rsidRPr="00B80566">
        <w:rPr>
          <w:rFonts w:hAnsi="Times New Roman" w:cs="Times New Roman"/>
          <w:i/>
          <w:iCs/>
          <w:noProof/>
          <w:lang w:val="en-GB"/>
        </w:rPr>
        <w:t>Evolution</w:t>
      </w:r>
      <w:r w:rsidRPr="00B80566">
        <w:rPr>
          <w:rFonts w:hAnsi="Times New Roman" w:cs="Times New Roman"/>
          <w:noProof/>
          <w:lang w:val="en-GB"/>
        </w:rPr>
        <w:t xml:space="preserve">, </w:t>
      </w:r>
      <w:r w:rsidRPr="00B80566">
        <w:rPr>
          <w:rFonts w:hAnsi="Times New Roman" w:cs="Times New Roman"/>
          <w:i/>
          <w:iCs/>
          <w:noProof/>
          <w:lang w:val="en-GB"/>
        </w:rPr>
        <w:t>58</w:t>
      </w:r>
      <w:r w:rsidRPr="00B80566">
        <w:rPr>
          <w:rFonts w:hAnsi="Times New Roman" w:cs="Times New Roman"/>
          <w:noProof/>
          <w:lang w:val="en-GB"/>
        </w:rPr>
        <w:t>(1), 193–197.</w:t>
      </w:r>
    </w:p>
    <w:p w14:paraId="2A3F18CF"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lang w:val="en-GB"/>
        </w:rPr>
      </w:pPr>
      <w:r w:rsidRPr="00B80566">
        <w:rPr>
          <w:rFonts w:hAnsi="Times New Roman" w:cs="Times New Roman"/>
          <w:noProof/>
          <w:lang w:val="en-GB"/>
        </w:rPr>
        <w:t xml:space="preserve">Wiens, J. J. (2004b). What is speciation and how should we study it? </w:t>
      </w:r>
      <w:r w:rsidRPr="00B80566">
        <w:rPr>
          <w:rFonts w:hAnsi="Times New Roman" w:cs="Times New Roman"/>
          <w:i/>
          <w:iCs/>
          <w:noProof/>
          <w:lang w:val="en-GB"/>
        </w:rPr>
        <w:t>The American Naturalist</w:t>
      </w:r>
      <w:r w:rsidRPr="00B80566">
        <w:rPr>
          <w:rFonts w:hAnsi="Times New Roman" w:cs="Times New Roman"/>
          <w:noProof/>
          <w:lang w:val="en-GB"/>
        </w:rPr>
        <w:t xml:space="preserve">, </w:t>
      </w:r>
      <w:r w:rsidRPr="00B80566">
        <w:rPr>
          <w:rFonts w:hAnsi="Times New Roman" w:cs="Times New Roman"/>
          <w:i/>
          <w:iCs/>
          <w:noProof/>
          <w:lang w:val="en-GB"/>
        </w:rPr>
        <w:t>163</w:t>
      </w:r>
      <w:r w:rsidRPr="00B80566">
        <w:rPr>
          <w:rFonts w:hAnsi="Times New Roman" w:cs="Times New Roman"/>
          <w:noProof/>
          <w:lang w:val="en-GB"/>
        </w:rPr>
        <w:t>(6), 914–923.</w:t>
      </w:r>
    </w:p>
    <w:p w14:paraId="51A78727" w14:textId="77777777" w:rsidR="00B80566" w:rsidRPr="00B80566" w:rsidRDefault="00B80566" w:rsidP="00B80566">
      <w:pPr>
        <w:widowControl w:val="0"/>
        <w:autoSpaceDE w:val="0"/>
        <w:autoSpaceDN w:val="0"/>
        <w:adjustRightInd w:val="0"/>
        <w:spacing w:after="180"/>
        <w:ind w:left="480" w:hanging="480"/>
        <w:rPr>
          <w:rFonts w:hAnsi="Times New Roman" w:cs="Times New Roman"/>
          <w:noProof/>
        </w:rPr>
      </w:pPr>
      <w:r w:rsidRPr="00B80566">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B80566">
        <w:rPr>
          <w:rFonts w:hAnsi="Times New Roman" w:cs="Times New Roman"/>
          <w:i/>
          <w:iCs/>
          <w:noProof/>
          <w:lang w:val="en-GB"/>
        </w:rPr>
        <w:t>Journal of Biogeography</w:t>
      </w:r>
      <w:r w:rsidRPr="00B80566">
        <w:rPr>
          <w:rFonts w:hAnsi="Times New Roman" w:cs="Times New Roman"/>
          <w:noProof/>
          <w:lang w:val="en-GB"/>
        </w:rPr>
        <w:t xml:space="preserve">, </w:t>
      </w:r>
      <w:r w:rsidRPr="00B80566">
        <w:rPr>
          <w:rFonts w:hAnsi="Times New Roman" w:cs="Times New Roman"/>
          <w:i/>
          <w:iCs/>
          <w:noProof/>
          <w:lang w:val="en-GB"/>
        </w:rPr>
        <w:t>46</w:t>
      </w:r>
      <w:r w:rsidRPr="00B80566">
        <w:rPr>
          <w:rFonts w:hAnsi="Times New Roman" w:cs="Times New Roman"/>
          <w:noProof/>
          <w:lang w:val="en-GB"/>
        </w:rPr>
        <w:t>(9), 1936–1947. https://doi.org/10.1111/jbi.13625</w:t>
      </w:r>
    </w:p>
    <w:p w14:paraId="00640205" w14:textId="22F8C7B9" w:rsidR="00112BB0" w:rsidRDefault="008E0DFC" w:rsidP="00B80566">
      <w:pPr>
        <w:widowControl w:val="0"/>
        <w:autoSpaceDE w:val="0"/>
        <w:autoSpaceDN w:val="0"/>
        <w:adjustRightInd w:val="0"/>
        <w:spacing w:after="180"/>
        <w:ind w:left="480" w:hanging="480"/>
        <w:rPr>
          <w:b/>
          <w:bCs/>
        </w:rPr>
      </w:pPr>
      <w:r>
        <w:rPr>
          <w:b/>
          <w:bCs/>
        </w:rPr>
        <w:fldChar w:fldCharType="end"/>
      </w:r>
      <w:r w:rsidR="00112BB0">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5430565A" w:rsidR="00EF41C1" w:rsidRDefault="00F3256A" w:rsidP="002C20EB">
      <w:pPr>
        <w:pStyle w:val="BodyText"/>
        <w:spacing w:before="0"/>
      </w:pPr>
      <w:proofErr w:type="spellStart"/>
      <w:r>
        <w:rPr>
          <w:b/>
        </w:rPr>
        <w:t>Ruan</w:t>
      </w:r>
      <w:proofErr w:type="spellEnd"/>
      <w:r>
        <w:rPr>
          <w:b/>
        </w:rPr>
        <w:t xml:space="preserve"> v</w:t>
      </w:r>
      <w:r w:rsidR="00EF41C1" w:rsidRPr="00F3256A">
        <w:rPr>
          <w:b/>
        </w:rPr>
        <w:t xml:space="preserve">an </w:t>
      </w:r>
      <w:proofErr w:type="spellStart"/>
      <w:r w:rsidR="00EF41C1" w:rsidRPr="00F3256A">
        <w:rPr>
          <w:b/>
        </w:rPr>
        <w:t>Mazijk</w:t>
      </w:r>
      <w:proofErr w:type="spellEnd"/>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proofErr w:type="spellStart"/>
      <w:r w:rsidRPr="002B2755">
        <w:t>R</w:t>
      </w:r>
      <w:r w:rsidRPr="002C20EB">
        <w:t>uan</w:t>
      </w:r>
      <w:proofErr w:type="spellEnd"/>
      <w:r w:rsidRPr="002C20EB">
        <w:t xml:space="preserve"> van </w:t>
      </w:r>
      <w:proofErr w:type="spellStart"/>
      <w:r w:rsidRPr="002C20EB">
        <w:t>Mazijk</w:t>
      </w:r>
      <w:proofErr w:type="spellEnd"/>
      <w:r w:rsidRPr="002C20EB">
        <w:t xml:space="preserve">: </w:t>
      </w:r>
      <w:hyperlink r:id="rId21"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2"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3" w:history="1">
        <w:r w:rsidRPr="002C20EB">
          <w:rPr>
            <w:rStyle w:val="Hyperlink"/>
          </w:rPr>
          <w:t>https://orcid.org/0000-0002-1363-9781</w:t>
        </w:r>
      </w:hyperlink>
    </w:p>
    <w:sectPr w:rsidR="00B46208" w:rsidRPr="00B46208" w:rsidSect="009C2F09">
      <w:footerReference w:type="default" r:id="rId24"/>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8" w:author="Ruan Van Mazijk" w:date="2020-04-23T12:04:00Z" w:initials="RVM">
    <w:p w14:paraId="21C11A14" w14:textId="44F8D485" w:rsidR="004D769A" w:rsidRDefault="00AD5B6C">
      <w:pPr>
        <w:pStyle w:val="CommentText"/>
      </w:pPr>
      <w:r>
        <w:rPr>
          <w:rStyle w:val="CommentReference"/>
        </w:rPr>
        <w:annotationRef/>
      </w:r>
      <w:r>
        <w:rPr>
          <w:rStyle w:val="CommentReference"/>
        </w:rPr>
        <w:annotationRef/>
      </w:r>
      <w:r>
        <w:t>Address these more</w:t>
      </w:r>
      <w:r w:rsidR="00E22B64">
        <w:t>?</w:t>
      </w:r>
    </w:p>
    <w:p w14:paraId="180C2E9C" w14:textId="77777777" w:rsidR="004D769A" w:rsidRDefault="004D769A">
      <w:pPr>
        <w:pStyle w:val="CommentText"/>
      </w:pPr>
    </w:p>
    <w:p w14:paraId="0960B50E" w14:textId="77777777" w:rsidR="00AD5B6C" w:rsidRDefault="004D769A">
      <w:pPr>
        <w:pStyle w:val="CommentText"/>
      </w:pPr>
      <w:r>
        <w:t xml:space="preserve">Perhaps in discussion, link to Stein, Gerstner &amp; </w:t>
      </w:r>
      <w:proofErr w:type="spellStart"/>
      <w:r>
        <w:t>Kreft</w:t>
      </w:r>
      <w:proofErr w:type="spellEnd"/>
      <w:r>
        <w:t xml:space="preserve"> (2014)? They made a point about effect sizes varying across different forms of heterogeneity, etc.?</w:t>
      </w:r>
    </w:p>
    <w:p w14:paraId="6428263D" w14:textId="77777777" w:rsidR="00F679FF" w:rsidRDefault="00F679FF">
      <w:pPr>
        <w:pStyle w:val="CommentText"/>
      </w:pPr>
    </w:p>
    <w:p w14:paraId="27103414" w14:textId="08CAECF1" w:rsidR="00F679FF" w:rsidRDefault="00F679FF">
      <w:pPr>
        <w:pStyle w:val="CommentText"/>
      </w:pPr>
      <w:r>
        <w:t xml:space="preserve">Also compare </w:t>
      </w:r>
      <w:r w:rsidR="00786B8B">
        <w:t xml:space="preserve">&amp; contrast </w:t>
      </w:r>
      <w:r>
        <w:t xml:space="preserve">these to univariate </w:t>
      </w:r>
      <w:proofErr w:type="gramStart"/>
      <w:r>
        <w:t>effects?</w:t>
      </w:r>
      <w:proofErr w:type="gramEnd"/>
    </w:p>
  </w:comment>
  <w:comment w:id="19" w:author="Ruan Van Mazijk" w:date="2020-04-24T14:39:00Z" w:initials="RVM">
    <w:p w14:paraId="74D6DC16" w14:textId="77777777" w:rsidR="00FD3BC8" w:rsidRDefault="00EA17AA">
      <w:pPr>
        <w:pStyle w:val="CommentText"/>
      </w:pPr>
      <w:r>
        <w:rPr>
          <w:rStyle w:val="CommentReference"/>
        </w:rPr>
        <w:annotationRef/>
      </w:r>
      <w:r>
        <w:t>Reword</w:t>
      </w:r>
      <w:r w:rsidR="00015CEB">
        <w:t>.</w:t>
      </w:r>
    </w:p>
    <w:p w14:paraId="400F1A2D" w14:textId="77777777" w:rsidR="00FD3BC8" w:rsidRDefault="00FD3BC8">
      <w:pPr>
        <w:pStyle w:val="CommentText"/>
      </w:pPr>
    </w:p>
    <w:p w14:paraId="14CDB4FD" w14:textId="0EFAA16A" w:rsidR="00EA17AA" w:rsidRDefault="00015CEB">
      <w:pPr>
        <w:pStyle w:val="CommentText"/>
      </w:pPr>
      <w:r>
        <w:t>“</w:t>
      </w:r>
      <w:r>
        <w:t>U-shaped</w:t>
      </w:r>
      <w:r>
        <w:t>”</w:t>
      </w:r>
      <w:r>
        <w:t>?</w:t>
      </w:r>
    </w:p>
  </w:comment>
  <w:comment w:id="20" w:author="Ruan Van Mazijk" w:date="2020-04-23T12:06:00Z" w:initials="RVM">
    <w:p w14:paraId="4C47FD51" w14:textId="6F595C5D" w:rsidR="00AD5B6C" w:rsidRDefault="00AD5B6C">
      <w:pPr>
        <w:pStyle w:val="CommentText"/>
      </w:pPr>
      <w:r>
        <w:rPr>
          <w:rStyle w:val="CommentReference"/>
        </w:rPr>
        <w:annotationRef/>
      </w:r>
      <w:r>
        <w:t xml:space="preserve">Smooth over </w:t>
      </w:r>
      <w:proofErr w:type="spellStart"/>
      <w:r>
        <w:t>w.r.t.</w:t>
      </w:r>
      <w:proofErr w:type="spellEnd"/>
      <w:r>
        <w:t xml:space="preserve"> </w:t>
      </w:r>
      <w:r>
        <w:t>“</w:t>
      </w:r>
      <w:r>
        <w:t>new</w:t>
      </w:r>
      <w:r>
        <w:t>”</w:t>
      </w:r>
      <w:r>
        <w:t xml:space="preserve"> results</w:t>
      </w:r>
    </w:p>
  </w:comment>
  <w:comment w:id="22" w:author="Ruan Van Mazijk" w:date="2020-04-24T14:27:00Z" w:initials="RVM">
    <w:p w14:paraId="67814ABF" w14:textId="77777777" w:rsidR="0047448D" w:rsidRDefault="001155C0">
      <w:pPr>
        <w:pStyle w:val="CommentText"/>
      </w:pPr>
      <w:r>
        <w:rPr>
          <w:rStyle w:val="CommentReference"/>
        </w:rPr>
        <w:annotationRef/>
      </w:r>
      <w:r>
        <w:t>Reword</w:t>
      </w:r>
      <w:r w:rsidR="00880860">
        <w:t>?</w:t>
      </w:r>
    </w:p>
    <w:p w14:paraId="65485871" w14:textId="77777777" w:rsidR="0047448D" w:rsidRDefault="0047448D">
      <w:pPr>
        <w:pStyle w:val="CommentText"/>
      </w:pPr>
    </w:p>
    <w:p w14:paraId="66B2E3BB" w14:textId="67E7B096" w:rsidR="001155C0" w:rsidRDefault="00597637">
      <w:pPr>
        <w:pStyle w:val="CommentText"/>
      </w:pPr>
      <w:r>
        <w:t>“</w:t>
      </w:r>
      <w:r>
        <w:t>U-shaped</w:t>
      </w:r>
      <w:r>
        <w:t>”</w:t>
      </w:r>
      <w:r>
        <w:t>?</w:t>
      </w:r>
    </w:p>
  </w:comment>
  <w:comment w:id="23" w:author="Michael Cramer" w:date="2020-01-21T18:33:00Z" w:initials="MC">
    <w:p w14:paraId="6630E98D" w14:textId="63ADB3E1" w:rsidR="00AD5B6C" w:rsidRDefault="00AD5B6C">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24" w:author="Michael Cramer" w:date="2020-01-21T18:58:00Z" w:initials="MC">
    <w:p w14:paraId="7FA66952" w14:textId="2EE07ABC" w:rsidR="00AD5B6C" w:rsidRDefault="00AD5B6C">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w:t>
      </w:r>
      <w:proofErr w:type="gramStart"/>
      <w:r>
        <w:t>richness..</w:t>
      </w:r>
      <w:proofErr w:type="gramEnd"/>
    </w:p>
  </w:comment>
  <w:comment w:id="28" w:author="Ruan Van Mazijk [2]" w:date="2020-02-27T17:27:00Z" w:initials="RVM">
    <w:p w14:paraId="030E1ECF" w14:textId="44923FD3" w:rsidR="00AD5B6C" w:rsidRDefault="00AD5B6C">
      <w:pPr>
        <w:pStyle w:val="CommentText"/>
      </w:pPr>
      <w:r>
        <w:rPr>
          <w:rStyle w:val="CommentReference"/>
        </w:rPr>
        <w:annotationRef/>
      </w:r>
      <w:r>
        <w:t xml:space="preserve">Add manual part of </w:t>
      </w:r>
      <w:proofErr w:type="spellStart"/>
      <w:r>
        <w:t>P_Effect</w:t>
      </w:r>
      <w:proofErr w:type="spellEnd"/>
      <w:r>
        <w:t xml:space="preserve"> legend</w:t>
      </w:r>
    </w:p>
  </w:comment>
  <w:comment w:id="30" w:author="Ruan Van Mazijk" w:date="2020-04-23T11:43:00Z" w:initials="RVM">
    <w:p w14:paraId="7E3B56E8" w14:textId="4A300D2D" w:rsidR="00AD5B6C" w:rsidRDefault="00AD5B6C">
      <w:pPr>
        <w:pStyle w:val="CommentText"/>
      </w:pPr>
      <w:r>
        <w:rPr>
          <w:rStyle w:val="CommentReference"/>
        </w:rPr>
        <w:annotationRef/>
      </w:r>
      <w:r>
        <w:t>Double check all formatted correctly in text and here (perhaps manually after a final Mendeley sync)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7103414" w15:done="0"/>
  <w15:commentEx w15:paraId="14CDB4FD" w15:done="0"/>
  <w15:commentEx w15:paraId="4C47FD51" w15:done="0"/>
  <w15:commentEx w15:paraId="66B2E3BB" w15:done="0"/>
  <w15:commentEx w15:paraId="6630E98D" w15:done="0"/>
  <w15:commentEx w15:paraId="7FA66952" w15:done="0"/>
  <w15:commentEx w15:paraId="030E1ECF" w15:done="0"/>
  <w15:commentEx w15:paraId="7E3B56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C02D0" w16cex:dateUtc="2020-04-23T10:04:00Z"/>
  <w16cex:commentExtensible w16cex:durableId="224D789D" w16cex:dateUtc="2020-04-24T12:39:00Z"/>
  <w16cex:commentExtensible w16cex:durableId="224C034A" w16cex:dateUtc="2020-04-23T10:06:00Z"/>
  <w16cex:commentExtensible w16cex:durableId="224D75E1" w16cex:dateUtc="2020-04-24T12:27:00Z"/>
  <w16cex:commentExtensible w16cex:durableId="224BFDD8" w16cex:dateUtc="2020-04-23T09: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7103414" w16cid:durableId="224C02D0"/>
  <w16cid:commentId w16cid:paraId="14CDB4FD" w16cid:durableId="224D789D"/>
  <w16cid:commentId w16cid:paraId="4C47FD51" w16cid:durableId="224C034A"/>
  <w16cid:commentId w16cid:paraId="66B2E3BB" w16cid:durableId="224D75E1"/>
  <w16cid:commentId w16cid:paraId="6630E98D" w16cid:durableId="21D1C278"/>
  <w16cid:commentId w16cid:paraId="7FA66952" w16cid:durableId="21D1C83B"/>
  <w16cid:commentId w16cid:paraId="030E1ECF" w16cid:durableId="22027A95"/>
  <w16cid:commentId w16cid:paraId="7E3B56E8" w16cid:durableId="224BFD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764E3B" w14:textId="77777777" w:rsidR="005C7F24" w:rsidRDefault="005C7F24">
      <w:pPr>
        <w:spacing w:after="0"/>
      </w:pPr>
      <w:r>
        <w:separator/>
      </w:r>
    </w:p>
  </w:endnote>
  <w:endnote w:type="continuationSeparator" w:id="0">
    <w:p w14:paraId="4B9504B5" w14:textId="77777777" w:rsidR="005C7F24" w:rsidRDefault="005C7F24">
      <w:pPr>
        <w:spacing w:after="0"/>
      </w:pPr>
      <w:r>
        <w:continuationSeparator/>
      </w:r>
    </w:p>
  </w:endnote>
  <w:endnote w:type="continuationNotice" w:id="1">
    <w:p w14:paraId="41847B84" w14:textId="77777777" w:rsidR="005C7F24" w:rsidRDefault="005C7F2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AD5B6C" w:rsidRDefault="00AD5B6C">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AD5B6C" w:rsidRDefault="00AD5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C4103C" w14:textId="77777777" w:rsidR="005C7F24" w:rsidRDefault="005C7F24">
      <w:r>
        <w:separator/>
      </w:r>
    </w:p>
  </w:footnote>
  <w:footnote w:type="continuationSeparator" w:id="0">
    <w:p w14:paraId="1425B732" w14:textId="77777777" w:rsidR="005C7F24" w:rsidRDefault="005C7F24">
      <w:r>
        <w:continuationSeparator/>
      </w:r>
    </w:p>
  </w:footnote>
  <w:footnote w:type="continuationNotice" w:id="1">
    <w:p w14:paraId="22C6A945" w14:textId="77777777" w:rsidR="005C7F24" w:rsidRDefault="005C7F24">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5E8"/>
    <w:rsid w:val="00006E29"/>
    <w:rsid w:val="00007536"/>
    <w:rsid w:val="000075FC"/>
    <w:rsid w:val="00007FFD"/>
    <w:rsid w:val="00010D0D"/>
    <w:rsid w:val="00011C8B"/>
    <w:rsid w:val="00012F66"/>
    <w:rsid w:val="000134E5"/>
    <w:rsid w:val="00015987"/>
    <w:rsid w:val="00015CEB"/>
    <w:rsid w:val="0001614C"/>
    <w:rsid w:val="00017062"/>
    <w:rsid w:val="0001735B"/>
    <w:rsid w:val="0001739B"/>
    <w:rsid w:val="00017496"/>
    <w:rsid w:val="00017D5E"/>
    <w:rsid w:val="00017E2E"/>
    <w:rsid w:val="000202B4"/>
    <w:rsid w:val="00020DE2"/>
    <w:rsid w:val="00020F42"/>
    <w:rsid w:val="000217F9"/>
    <w:rsid w:val="00022A4F"/>
    <w:rsid w:val="000235F3"/>
    <w:rsid w:val="00023612"/>
    <w:rsid w:val="00023792"/>
    <w:rsid w:val="00023A41"/>
    <w:rsid w:val="00024506"/>
    <w:rsid w:val="00024A7B"/>
    <w:rsid w:val="00024E99"/>
    <w:rsid w:val="00025737"/>
    <w:rsid w:val="00026A23"/>
    <w:rsid w:val="00026E7C"/>
    <w:rsid w:val="00030A46"/>
    <w:rsid w:val="00030FA3"/>
    <w:rsid w:val="00031229"/>
    <w:rsid w:val="0003181E"/>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308"/>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EAB"/>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194"/>
    <w:rsid w:val="000A3255"/>
    <w:rsid w:val="000A44BE"/>
    <w:rsid w:val="000A737C"/>
    <w:rsid w:val="000A7820"/>
    <w:rsid w:val="000A7C66"/>
    <w:rsid w:val="000B1C91"/>
    <w:rsid w:val="000B2398"/>
    <w:rsid w:val="000B2FED"/>
    <w:rsid w:val="000B5F94"/>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27F"/>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290"/>
    <w:rsid w:val="001114A8"/>
    <w:rsid w:val="00112BB0"/>
    <w:rsid w:val="00114867"/>
    <w:rsid w:val="001149F3"/>
    <w:rsid w:val="00114B76"/>
    <w:rsid w:val="001155C0"/>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98F"/>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88"/>
    <w:rsid w:val="001434FE"/>
    <w:rsid w:val="00143DC1"/>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64B7"/>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973"/>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4D75"/>
    <w:rsid w:val="00195211"/>
    <w:rsid w:val="0019553F"/>
    <w:rsid w:val="001955B7"/>
    <w:rsid w:val="00195C63"/>
    <w:rsid w:val="001A0AB2"/>
    <w:rsid w:val="001A123A"/>
    <w:rsid w:val="001A150C"/>
    <w:rsid w:val="001A1879"/>
    <w:rsid w:val="001A20FA"/>
    <w:rsid w:val="001A23A6"/>
    <w:rsid w:val="001A28F9"/>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6056"/>
    <w:rsid w:val="001E723F"/>
    <w:rsid w:val="001E7A2D"/>
    <w:rsid w:val="001F0A16"/>
    <w:rsid w:val="001F1053"/>
    <w:rsid w:val="001F13D1"/>
    <w:rsid w:val="001F21E6"/>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2EAF"/>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D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3F4"/>
    <w:rsid w:val="0024363A"/>
    <w:rsid w:val="002448E4"/>
    <w:rsid w:val="00244E17"/>
    <w:rsid w:val="00245739"/>
    <w:rsid w:val="00246296"/>
    <w:rsid w:val="002465B9"/>
    <w:rsid w:val="00246D04"/>
    <w:rsid w:val="00246F28"/>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516"/>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649"/>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07444"/>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C6A"/>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5E"/>
    <w:rsid w:val="00390D6B"/>
    <w:rsid w:val="003912CF"/>
    <w:rsid w:val="003913A0"/>
    <w:rsid w:val="003928B1"/>
    <w:rsid w:val="003939AA"/>
    <w:rsid w:val="00393AAD"/>
    <w:rsid w:val="0039482B"/>
    <w:rsid w:val="00395282"/>
    <w:rsid w:val="00396132"/>
    <w:rsid w:val="003A0E03"/>
    <w:rsid w:val="003A1338"/>
    <w:rsid w:val="003A1781"/>
    <w:rsid w:val="003A1AC2"/>
    <w:rsid w:val="003A378D"/>
    <w:rsid w:val="003A3FB7"/>
    <w:rsid w:val="003A587C"/>
    <w:rsid w:val="003A5B50"/>
    <w:rsid w:val="003A5E82"/>
    <w:rsid w:val="003A604B"/>
    <w:rsid w:val="003A63A6"/>
    <w:rsid w:val="003A673E"/>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006"/>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101"/>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37CB6"/>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1DA"/>
    <w:rsid w:val="004632FE"/>
    <w:rsid w:val="00463F34"/>
    <w:rsid w:val="00463F72"/>
    <w:rsid w:val="00464107"/>
    <w:rsid w:val="00464662"/>
    <w:rsid w:val="00464949"/>
    <w:rsid w:val="00465238"/>
    <w:rsid w:val="00465922"/>
    <w:rsid w:val="00465E7E"/>
    <w:rsid w:val="00466013"/>
    <w:rsid w:val="00466172"/>
    <w:rsid w:val="0047008D"/>
    <w:rsid w:val="00472407"/>
    <w:rsid w:val="00472798"/>
    <w:rsid w:val="00472BBD"/>
    <w:rsid w:val="00473510"/>
    <w:rsid w:val="00473F34"/>
    <w:rsid w:val="0047448D"/>
    <w:rsid w:val="00474B3E"/>
    <w:rsid w:val="00474DB5"/>
    <w:rsid w:val="00474DE5"/>
    <w:rsid w:val="004752AA"/>
    <w:rsid w:val="0047555C"/>
    <w:rsid w:val="00475DD1"/>
    <w:rsid w:val="0047615F"/>
    <w:rsid w:val="004769C5"/>
    <w:rsid w:val="004816AD"/>
    <w:rsid w:val="00481C6F"/>
    <w:rsid w:val="00482491"/>
    <w:rsid w:val="00482DF7"/>
    <w:rsid w:val="00483556"/>
    <w:rsid w:val="00484C8F"/>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96FD1"/>
    <w:rsid w:val="004A14DD"/>
    <w:rsid w:val="004A2285"/>
    <w:rsid w:val="004A2BCB"/>
    <w:rsid w:val="004A477C"/>
    <w:rsid w:val="004A47FC"/>
    <w:rsid w:val="004A4D21"/>
    <w:rsid w:val="004A4FEC"/>
    <w:rsid w:val="004A6E9B"/>
    <w:rsid w:val="004A7D75"/>
    <w:rsid w:val="004B1727"/>
    <w:rsid w:val="004B237D"/>
    <w:rsid w:val="004B3081"/>
    <w:rsid w:val="004B3293"/>
    <w:rsid w:val="004B3654"/>
    <w:rsid w:val="004B3752"/>
    <w:rsid w:val="004B3DF5"/>
    <w:rsid w:val="004B48F7"/>
    <w:rsid w:val="004B537C"/>
    <w:rsid w:val="004B5684"/>
    <w:rsid w:val="004B5BA7"/>
    <w:rsid w:val="004B7284"/>
    <w:rsid w:val="004C0071"/>
    <w:rsid w:val="004C00F7"/>
    <w:rsid w:val="004C00F9"/>
    <w:rsid w:val="004C11B5"/>
    <w:rsid w:val="004C1499"/>
    <w:rsid w:val="004C1D81"/>
    <w:rsid w:val="004C28BF"/>
    <w:rsid w:val="004C2D17"/>
    <w:rsid w:val="004C30F1"/>
    <w:rsid w:val="004C331B"/>
    <w:rsid w:val="004C36B8"/>
    <w:rsid w:val="004C3A17"/>
    <w:rsid w:val="004C4C3A"/>
    <w:rsid w:val="004C6C44"/>
    <w:rsid w:val="004D0D3F"/>
    <w:rsid w:val="004D0F24"/>
    <w:rsid w:val="004D13EA"/>
    <w:rsid w:val="004D1EB8"/>
    <w:rsid w:val="004D2893"/>
    <w:rsid w:val="004D38A3"/>
    <w:rsid w:val="004D44BC"/>
    <w:rsid w:val="004D4AE1"/>
    <w:rsid w:val="004D5D8A"/>
    <w:rsid w:val="004D7400"/>
    <w:rsid w:val="004D7521"/>
    <w:rsid w:val="004D769A"/>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75A"/>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2E3"/>
    <w:rsid w:val="0050465B"/>
    <w:rsid w:val="005048A3"/>
    <w:rsid w:val="00505F87"/>
    <w:rsid w:val="0050654E"/>
    <w:rsid w:val="00506573"/>
    <w:rsid w:val="00506692"/>
    <w:rsid w:val="00506F78"/>
    <w:rsid w:val="00510832"/>
    <w:rsid w:val="00513A76"/>
    <w:rsid w:val="00513AF7"/>
    <w:rsid w:val="005143E0"/>
    <w:rsid w:val="0051498F"/>
    <w:rsid w:val="00514C5C"/>
    <w:rsid w:val="005155E1"/>
    <w:rsid w:val="00515641"/>
    <w:rsid w:val="005157B1"/>
    <w:rsid w:val="00515C54"/>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B7D"/>
    <w:rsid w:val="00527DAB"/>
    <w:rsid w:val="00531FB3"/>
    <w:rsid w:val="00531FF2"/>
    <w:rsid w:val="00532A81"/>
    <w:rsid w:val="00532F79"/>
    <w:rsid w:val="005341EC"/>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302"/>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3A8"/>
    <w:rsid w:val="00566C29"/>
    <w:rsid w:val="00570649"/>
    <w:rsid w:val="00570BEE"/>
    <w:rsid w:val="00571CFA"/>
    <w:rsid w:val="0057212C"/>
    <w:rsid w:val="005732D5"/>
    <w:rsid w:val="00573ACA"/>
    <w:rsid w:val="005746E0"/>
    <w:rsid w:val="00574970"/>
    <w:rsid w:val="0057538E"/>
    <w:rsid w:val="0057611C"/>
    <w:rsid w:val="00576C2F"/>
    <w:rsid w:val="0057720E"/>
    <w:rsid w:val="005774DE"/>
    <w:rsid w:val="00580240"/>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97637"/>
    <w:rsid w:val="005A134B"/>
    <w:rsid w:val="005A13D0"/>
    <w:rsid w:val="005A1608"/>
    <w:rsid w:val="005A1AF0"/>
    <w:rsid w:val="005A1B4C"/>
    <w:rsid w:val="005A23E9"/>
    <w:rsid w:val="005A3FC0"/>
    <w:rsid w:val="005A4388"/>
    <w:rsid w:val="005A4616"/>
    <w:rsid w:val="005A4C52"/>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C7F24"/>
    <w:rsid w:val="005D03D0"/>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374B"/>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1F2"/>
    <w:rsid w:val="006208D8"/>
    <w:rsid w:val="00620ABE"/>
    <w:rsid w:val="00620E09"/>
    <w:rsid w:val="00621603"/>
    <w:rsid w:val="00622773"/>
    <w:rsid w:val="00622F48"/>
    <w:rsid w:val="00622FE8"/>
    <w:rsid w:val="00623216"/>
    <w:rsid w:val="006236CD"/>
    <w:rsid w:val="00623918"/>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07CE"/>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5F88"/>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3B72"/>
    <w:rsid w:val="00684A84"/>
    <w:rsid w:val="00684D2A"/>
    <w:rsid w:val="00684EA1"/>
    <w:rsid w:val="0068531A"/>
    <w:rsid w:val="00686309"/>
    <w:rsid w:val="00686E1D"/>
    <w:rsid w:val="00687CE7"/>
    <w:rsid w:val="00690196"/>
    <w:rsid w:val="0069047D"/>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0EF"/>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5533"/>
    <w:rsid w:val="006B6620"/>
    <w:rsid w:val="006B6A2E"/>
    <w:rsid w:val="006B6D35"/>
    <w:rsid w:val="006B6D5E"/>
    <w:rsid w:val="006B7030"/>
    <w:rsid w:val="006B7A26"/>
    <w:rsid w:val="006C0C2B"/>
    <w:rsid w:val="006C0DC8"/>
    <w:rsid w:val="006C148E"/>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39"/>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1C3"/>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6B8B"/>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45C"/>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BD8"/>
    <w:rsid w:val="007C1C6F"/>
    <w:rsid w:val="007C20A3"/>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B10"/>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5B1"/>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574"/>
    <w:rsid w:val="00852C0F"/>
    <w:rsid w:val="00852C1E"/>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192"/>
    <w:rsid w:val="00873881"/>
    <w:rsid w:val="00873A2C"/>
    <w:rsid w:val="00873F92"/>
    <w:rsid w:val="00874A01"/>
    <w:rsid w:val="00874D62"/>
    <w:rsid w:val="008752EC"/>
    <w:rsid w:val="008764AF"/>
    <w:rsid w:val="00876F46"/>
    <w:rsid w:val="008777F6"/>
    <w:rsid w:val="00880670"/>
    <w:rsid w:val="00880860"/>
    <w:rsid w:val="00880A28"/>
    <w:rsid w:val="008811CD"/>
    <w:rsid w:val="00881EC8"/>
    <w:rsid w:val="008823B9"/>
    <w:rsid w:val="00883D79"/>
    <w:rsid w:val="008841AF"/>
    <w:rsid w:val="00884304"/>
    <w:rsid w:val="00884588"/>
    <w:rsid w:val="00884827"/>
    <w:rsid w:val="008853F3"/>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C7E5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10D"/>
    <w:rsid w:val="008E3382"/>
    <w:rsid w:val="008E45A8"/>
    <w:rsid w:val="008E4B9F"/>
    <w:rsid w:val="008E5474"/>
    <w:rsid w:val="008E5837"/>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072B"/>
    <w:rsid w:val="0096204F"/>
    <w:rsid w:val="00962F28"/>
    <w:rsid w:val="00963268"/>
    <w:rsid w:val="00963610"/>
    <w:rsid w:val="00964A63"/>
    <w:rsid w:val="00964F94"/>
    <w:rsid w:val="00966E9E"/>
    <w:rsid w:val="009674D3"/>
    <w:rsid w:val="0096757D"/>
    <w:rsid w:val="00967E02"/>
    <w:rsid w:val="00970650"/>
    <w:rsid w:val="00970E27"/>
    <w:rsid w:val="00970EAD"/>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3E2"/>
    <w:rsid w:val="00994922"/>
    <w:rsid w:val="00994956"/>
    <w:rsid w:val="009956E5"/>
    <w:rsid w:val="009958EA"/>
    <w:rsid w:val="009959BB"/>
    <w:rsid w:val="00996056"/>
    <w:rsid w:val="00996A41"/>
    <w:rsid w:val="00996B78"/>
    <w:rsid w:val="00996D75"/>
    <w:rsid w:val="009974EF"/>
    <w:rsid w:val="009A03FC"/>
    <w:rsid w:val="009A0F54"/>
    <w:rsid w:val="009A1044"/>
    <w:rsid w:val="009A13CA"/>
    <w:rsid w:val="009A1BD4"/>
    <w:rsid w:val="009A20D3"/>
    <w:rsid w:val="009A2731"/>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4DDA"/>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681B"/>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3975"/>
    <w:rsid w:val="00A74BCA"/>
    <w:rsid w:val="00A75E58"/>
    <w:rsid w:val="00A75F43"/>
    <w:rsid w:val="00A76010"/>
    <w:rsid w:val="00A76FDF"/>
    <w:rsid w:val="00A77872"/>
    <w:rsid w:val="00A778BB"/>
    <w:rsid w:val="00A8087D"/>
    <w:rsid w:val="00A810C4"/>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70A"/>
    <w:rsid w:val="00AC6AE2"/>
    <w:rsid w:val="00AC7DD5"/>
    <w:rsid w:val="00AC7ECB"/>
    <w:rsid w:val="00AC7FAB"/>
    <w:rsid w:val="00AD032E"/>
    <w:rsid w:val="00AD1230"/>
    <w:rsid w:val="00AD171B"/>
    <w:rsid w:val="00AD2575"/>
    <w:rsid w:val="00AD2B72"/>
    <w:rsid w:val="00AD3B38"/>
    <w:rsid w:val="00AD4DCC"/>
    <w:rsid w:val="00AD58CE"/>
    <w:rsid w:val="00AD5B6C"/>
    <w:rsid w:val="00AD5F7A"/>
    <w:rsid w:val="00AD644F"/>
    <w:rsid w:val="00AD6510"/>
    <w:rsid w:val="00AD6B4B"/>
    <w:rsid w:val="00AD7177"/>
    <w:rsid w:val="00AD7292"/>
    <w:rsid w:val="00AD73FB"/>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1EB"/>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2E1D"/>
    <w:rsid w:val="00B2312C"/>
    <w:rsid w:val="00B23EEE"/>
    <w:rsid w:val="00B240EF"/>
    <w:rsid w:val="00B242C7"/>
    <w:rsid w:val="00B24543"/>
    <w:rsid w:val="00B26384"/>
    <w:rsid w:val="00B264E3"/>
    <w:rsid w:val="00B26F99"/>
    <w:rsid w:val="00B27916"/>
    <w:rsid w:val="00B31850"/>
    <w:rsid w:val="00B31A36"/>
    <w:rsid w:val="00B32071"/>
    <w:rsid w:val="00B32A88"/>
    <w:rsid w:val="00B331CD"/>
    <w:rsid w:val="00B33235"/>
    <w:rsid w:val="00B332AF"/>
    <w:rsid w:val="00B33426"/>
    <w:rsid w:val="00B335D2"/>
    <w:rsid w:val="00B33FA9"/>
    <w:rsid w:val="00B34B13"/>
    <w:rsid w:val="00B3561C"/>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4FF"/>
    <w:rsid w:val="00B8053A"/>
    <w:rsid w:val="00B80566"/>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7C5"/>
    <w:rsid w:val="00BB2964"/>
    <w:rsid w:val="00BB2E13"/>
    <w:rsid w:val="00BB3048"/>
    <w:rsid w:val="00BB3071"/>
    <w:rsid w:val="00BB3353"/>
    <w:rsid w:val="00BB3791"/>
    <w:rsid w:val="00BB55C1"/>
    <w:rsid w:val="00BB5EDE"/>
    <w:rsid w:val="00BB638E"/>
    <w:rsid w:val="00BB6BE6"/>
    <w:rsid w:val="00BB73A1"/>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543"/>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5781"/>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5F8"/>
    <w:rsid w:val="00C26903"/>
    <w:rsid w:val="00C2694A"/>
    <w:rsid w:val="00C2751C"/>
    <w:rsid w:val="00C27DBB"/>
    <w:rsid w:val="00C3047A"/>
    <w:rsid w:val="00C30EFE"/>
    <w:rsid w:val="00C31150"/>
    <w:rsid w:val="00C31973"/>
    <w:rsid w:val="00C32B1C"/>
    <w:rsid w:val="00C32B62"/>
    <w:rsid w:val="00C35278"/>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486"/>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69FA"/>
    <w:rsid w:val="00C67A1C"/>
    <w:rsid w:val="00C67B82"/>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6D71"/>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2DB6"/>
    <w:rsid w:val="00CC3BF9"/>
    <w:rsid w:val="00CC4049"/>
    <w:rsid w:val="00CC43D5"/>
    <w:rsid w:val="00CC44C1"/>
    <w:rsid w:val="00CC4536"/>
    <w:rsid w:val="00CC531D"/>
    <w:rsid w:val="00CC5DCB"/>
    <w:rsid w:val="00CC6809"/>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33D"/>
    <w:rsid w:val="00CE1746"/>
    <w:rsid w:val="00CE1A8E"/>
    <w:rsid w:val="00CE1B25"/>
    <w:rsid w:val="00CE206A"/>
    <w:rsid w:val="00CE21A6"/>
    <w:rsid w:val="00CE230A"/>
    <w:rsid w:val="00CE335D"/>
    <w:rsid w:val="00CE3842"/>
    <w:rsid w:val="00CE6847"/>
    <w:rsid w:val="00CE6B86"/>
    <w:rsid w:val="00CE7875"/>
    <w:rsid w:val="00CF00DE"/>
    <w:rsid w:val="00CF075F"/>
    <w:rsid w:val="00CF1356"/>
    <w:rsid w:val="00CF189F"/>
    <w:rsid w:val="00CF1908"/>
    <w:rsid w:val="00CF1A93"/>
    <w:rsid w:val="00CF20C9"/>
    <w:rsid w:val="00CF30BA"/>
    <w:rsid w:val="00CF397B"/>
    <w:rsid w:val="00CF3E76"/>
    <w:rsid w:val="00CF4218"/>
    <w:rsid w:val="00CF4E42"/>
    <w:rsid w:val="00CF50C3"/>
    <w:rsid w:val="00CF5615"/>
    <w:rsid w:val="00CF68A0"/>
    <w:rsid w:val="00CF6AF3"/>
    <w:rsid w:val="00CF6CA1"/>
    <w:rsid w:val="00CF7A1F"/>
    <w:rsid w:val="00D000A4"/>
    <w:rsid w:val="00D0020C"/>
    <w:rsid w:val="00D0065D"/>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97"/>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192A"/>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2A9"/>
    <w:rsid w:val="00DC7F3D"/>
    <w:rsid w:val="00DD0559"/>
    <w:rsid w:val="00DD0DE4"/>
    <w:rsid w:val="00DD12B0"/>
    <w:rsid w:val="00DD20EF"/>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1F6"/>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3AC8"/>
    <w:rsid w:val="00E04EBE"/>
    <w:rsid w:val="00E07C7E"/>
    <w:rsid w:val="00E07D97"/>
    <w:rsid w:val="00E07FF6"/>
    <w:rsid w:val="00E103F8"/>
    <w:rsid w:val="00E10680"/>
    <w:rsid w:val="00E10AA8"/>
    <w:rsid w:val="00E1186D"/>
    <w:rsid w:val="00E125D6"/>
    <w:rsid w:val="00E129BB"/>
    <w:rsid w:val="00E12A1A"/>
    <w:rsid w:val="00E1361B"/>
    <w:rsid w:val="00E13F42"/>
    <w:rsid w:val="00E14302"/>
    <w:rsid w:val="00E14B99"/>
    <w:rsid w:val="00E16405"/>
    <w:rsid w:val="00E170D5"/>
    <w:rsid w:val="00E17461"/>
    <w:rsid w:val="00E178D8"/>
    <w:rsid w:val="00E17D52"/>
    <w:rsid w:val="00E20A49"/>
    <w:rsid w:val="00E2127D"/>
    <w:rsid w:val="00E2160D"/>
    <w:rsid w:val="00E2196B"/>
    <w:rsid w:val="00E21AF4"/>
    <w:rsid w:val="00E22781"/>
    <w:rsid w:val="00E229B9"/>
    <w:rsid w:val="00E22B64"/>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10A"/>
    <w:rsid w:val="00E454E4"/>
    <w:rsid w:val="00E4577F"/>
    <w:rsid w:val="00E4661A"/>
    <w:rsid w:val="00E46771"/>
    <w:rsid w:val="00E469BA"/>
    <w:rsid w:val="00E46B3C"/>
    <w:rsid w:val="00E50D5D"/>
    <w:rsid w:val="00E50EA6"/>
    <w:rsid w:val="00E510E6"/>
    <w:rsid w:val="00E51AA6"/>
    <w:rsid w:val="00E51DB7"/>
    <w:rsid w:val="00E5206D"/>
    <w:rsid w:val="00E525BC"/>
    <w:rsid w:val="00E528EA"/>
    <w:rsid w:val="00E52A66"/>
    <w:rsid w:val="00E52B27"/>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17AA"/>
    <w:rsid w:val="00EA214A"/>
    <w:rsid w:val="00EA268B"/>
    <w:rsid w:val="00EA2DCC"/>
    <w:rsid w:val="00EA4453"/>
    <w:rsid w:val="00EA475C"/>
    <w:rsid w:val="00EA50C0"/>
    <w:rsid w:val="00EA53AC"/>
    <w:rsid w:val="00EA5434"/>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4268"/>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6B5"/>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1D7"/>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3C8"/>
    <w:rsid w:val="00F20A95"/>
    <w:rsid w:val="00F216EA"/>
    <w:rsid w:val="00F22BD5"/>
    <w:rsid w:val="00F23253"/>
    <w:rsid w:val="00F23C2C"/>
    <w:rsid w:val="00F23CE4"/>
    <w:rsid w:val="00F23EA1"/>
    <w:rsid w:val="00F24158"/>
    <w:rsid w:val="00F2441A"/>
    <w:rsid w:val="00F24CDB"/>
    <w:rsid w:val="00F255F2"/>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0DC3"/>
    <w:rsid w:val="00F41DB5"/>
    <w:rsid w:val="00F42EEB"/>
    <w:rsid w:val="00F44B54"/>
    <w:rsid w:val="00F45440"/>
    <w:rsid w:val="00F4584C"/>
    <w:rsid w:val="00F46202"/>
    <w:rsid w:val="00F4622D"/>
    <w:rsid w:val="00F475A1"/>
    <w:rsid w:val="00F47774"/>
    <w:rsid w:val="00F478C4"/>
    <w:rsid w:val="00F478C5"/>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5234"/>
    <w:rsid w:val="00F66C2F"/>
    <w:rsid w:val="00F66EDE"/>
    <w:rsid w:val="00F67297"/>
    <w:rsid w:val="00F672F7"/>
    <w:rsid w:val="00F674A6"/>
    <w:rsid w:val="00F679FF"/>
    <w:rsid w:val="00F703AD"/>
    <w:rsid w:val="00F70B73"/>
    <w:rsid w:val="00F70EA3"/>
    <w:rsid w:val="00F71AA1"/>
    <w:rsid w:val="00F7254D"/>
    <w:rsid w:val="00F72828"/>
    <w:rsid w:val="00F72B17"/>
    <w:rsid w:val="00F73120"/>
    <w:rsid w:val="00F73528"/>
    <w:rsid w:val="00F73BC7"/>
    <w:rsid w:val="00F74F8A"/>
    <w:rsid w:val="00F75284"/>
    <w:rsid w:val="00F75B99"/>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87EA5"/>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132"/>
    <w:rsid w:val="00FB7B57"/>
    <w:rsid w:val="00FC0F13"/>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812"/>
    <w:rsid w:val="00FD2D4B"/>
    <w:rsid w:val="00FD2F8A"/>
    <w:rsid w:val="00FD350F"/>
    <w:rsid w:val="00FD38DE"/>
    <w:rsid w:val="00FD3BC8"/>
    <w:rsid w:val="00FD3C3A"/>
    <w:rsid w:val="00FD3F06"/>
    <w:rsid w:val="00FD4131"/>
    <w:rsid w:val="00FD46A4"/>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751AE323-CCF8-134E-B1BE-D644CACD1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microsoft.com/office/2018/08/relationships/commentsExtensible" Target="commentsExtensible.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orcid.org/0000-0003-2659-6909"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orcid.org/0000-0002-1363-9781" TargetMode="External"/><Relationship Id="rId10" Type="http://schemas.openxmlformats.org/officeDocument/2006/relationships/comments" Target="comments.xml"/><Relationship Id="rId19" Type="http://schemas.openxmlformats.org/officeDocument/2006/relationships/hyperlink" Target="https://doi.org/10.15468/dl.n6u6n0" TargetMode="External"/><Relationship Id="rId4" Type="http://schemas.openxmlformats.org/officeDocument/2006/relationships/settings" Target="settings.xml"/><Relationship Id="rId9" Type="http://schemas.openxmlformats.org/officeDocument/2006/relationships/hyperlink" Target="https://mindland.com/wp/projects/quarter-degree-grid-cells/download-qdgc/" TargetMode="External"/><Relationship Id="rId14" Type="http://schemas.openxmlformats.org/officeDocument/2006/relationships/image" Target="media/image1.png"/><Relationship Id="rId22" Type="http://schemas.openxmlformats.org/officeDocument/2006/relationships/hyperlink" Target="https://orcid.org/0000-0003-0989-326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2811</TotalTime>
  <Pages>27</Pages>
  <Words>43699</Words>
  <Characters>249086</Characters>
  <Application>Microsoft Office Word</Application>
  <DocSecurity>0</DocSecurity>
  <Lines>2075</Lines>
  <Paragraphs>584</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292201</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dc:description/>
  <cp:lastModifiedBy>Ruan Van Mazijk</cp:lastModifiedBy>
  <cp:revision>89</cp:revision>
  <cp:lastPrinted>2020-02-28T12:27:00Z</cp:lastPrinted>
  <dcterms:created xsi:type="dcterms:W3CDTF">2020-01-29T13:10:00Z</dcterms:created>
  <dcterms:modified xsi:type="dcterms:W3CDTF">2020-07-21T12:38:00Z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