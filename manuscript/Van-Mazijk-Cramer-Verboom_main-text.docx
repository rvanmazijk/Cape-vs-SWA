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13FE23DE"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commentRangeStart w:id="3"/>
      <w:r w:rsidR="006C6B55">
        <w:t>heterogeneity</w:t>
      </w:r>
      <w:r w:rsidR="00807DFE">
        <w:t xml:space="preserve"> </w:t>
      </w:r>
      <w:r w:rsidR="006D6A5A">
        <w:t>across both regions</w:t>
      </w:r>
      <w:r w:rsidR="009D0DC8">
        <w:t xml:space="preserve">, </w:t>
      </w:r>
      <w:del w:id="4" w:author="Ruan Van Mazijk" w:date="2020-01-30T12:11:00Z">
        <w:r w:rsidR="009D0DC8" w:rsidDel="00BB638E">
          <w:delText xml:space="preserve">which </w:delText>
        </w:r>
      </w:del>
      <w:ins w:id="5" w:author="Ruan Van Mazijk" w:date="2020-01-30T12:11:00Z">
        <w:r w:rsidR="00BB638E">
          <w:t>the latter</w:t>
        </w:r>
        <w:r w:rsidR="00BB638E">
          <w:t xml:space="preserve"> </w:t>
        </w:r>
      </w:ins>
      <w:del w:id="6" w:author="Ruan Van Mazijk" w:date="2020-01-30T12:11:00Z">
        <w:r w:rsidR="006D6A5A" w:rsidDel="00BB638E">
          <w:delText>explain</w:delText>
        </w:r>
        <w:r w:rsidR="009D0DC8" w:rsidDel="00BB638E">
          <w:delText>s</w:delText>
        </w:r>
        <w:r w:rsidR="00CD04A6" w:rsidDel="00BB638E">
          <w:delText xml:space="preserve"> </w:delText>
        </w:r>
      </w:del>
      <w:ins w:id="7" w:author="Ruan Van Mazijk" w:date="2020-01-30T12:11:00Z">
        <w:r w:rsidR="00BB638E">
          <w:t>describing</w:t>
        </w:r>
        <w:r w:rsidR="00BB638E">
          <w:t xml:space="preserve"> </w:t>
        </w:r>
      </w:ins>
      <w:r w:rsidR="00CD04A6">
        <w:t xml:space="preserve">ca. 38–42% </w:t>
      </w:r>
      <w:r w:rsidR="00CC1042">
        <w:t>of overall</w:t>
      </w:r>
      <w:r w:rsidR="00CD04A6">
        <w:t xml:space="preserve"> heterogeneity</w:t>
      </w:r>
      <w:commentRangeEnd w:id="3"/>
      <w:r w:rsidR="00BC6386">
        <w:rPr>
          <w:rStyle w:val="CommentReference"/>
          <w:rFonts w:ascii="Times New Roman" w:hAnsiTheme="minorHAnsi"/>
        </w:rPr>
        <w:commentReference w:id="3"/>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49EE1BB5"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commentRangeStart w:id="8"/>
      <w:r w:rsidR="00D7233A">
        <w:t>:</w:t>
      </w:r>
      <w:r>
        <w:t xml:space="preserve"> </w:t>
      </w:r>
      <w:r w:rsidR="00D04776">
        <w:t>Introduction</w:t>
      </w:r>
      <w:commentRangeEnd w:id="8"/>
      <w:r w:rsidR="00BC6386">
        <w:rPr>
          <w:rStyle w:val="CommentReference"/>
          <w:rFonts w:ascii="Times New Roman" w:eastAsiaTheme="minorHAnsi" w:hAnsiTheme="minorHAnsi" w:cstheme="minorBidi"/>
          <w:b w:val="0"/>
          <w:bCs w:val="0"/>
          <w:color w:val="auto"/>
        </w:rPr>
        <w:commentReference w:id="8"/>
      </w:r>
    </w:p>
    <w:p w14:paraId="5CA48634" w14:textId="629A1DAE"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9"/>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commentRangeEnd w:id="9"/>
      <w:r w:rsidR="00BC6386">
        <w:rPr>
          <w:rStyle w:val="CommentReference"/>
          <w:rFonts w:ascii="Times New Roman" w:hAnsiTheme="minorHAnsi"/>
        </w:rPr>
        <w:commentReference w:id="9"/>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7C14FED3"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w:t>
      </w:r>
      <w:r>
        <w:lastRenderedPageBreak/>
        <w:t xml:space="preserve">strong 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A7AD2B6" w:rsidR="00D04776" w:rsidRPr="002C20EB" w:rsidRDefault="00D04776" w:rsidP="002C20EB">
      <w:pPr>
        <w:pStyle w:val="BodyText"/>
        <w:rPr>
          <w:lang w:val="en-ZA"/>
        </w:rPr>
      </w:pPr>
      <w:commentRangeStart w:id="10"/>
      <w:r>
        <w:t xml:space="preserve">Notwithstanding </w:t>
      </w:r>
      <w:commentRangeEnd w:id="10"/>
      <w:r w:rsidR="00BC6386">
        <w:rPr>
          <w:rStyle w:val="CommentReference"/>
          <w:rFonts w:ascii="Times New Roman" w:hAnsiTheme="minorHAnsi"/>
        </w:rPr>
        <w:commentReference w:id="10"/>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235F3">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Region","type":"chapter"},"uris":["http://www.mendeley.com/documents/?uuid=67e1310b-bf35-43be-927c-6e8b938a7373"]},{"id":"ITEM-2","itemData":{"DOI":"10.1111/geb.12181","ISBN":"1466-8238","ISSN":"1466822X","abstract":"Aim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Biogeography","id":"ITEM-2","issue":"9","issued":{"date-parts":[["2014","9"]]},"page":"988-999","title":"Diversity anomalies and spatial climate heterogeneity","type":"article-journal","volume":"23"},"uris":["http://www.mendeley.com/documents/?uuid=adbda198-36ce-3345-83b3-33d9da6084b4"]}],"mendeley":{"formattedCitation":"(Bradshaw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11" w:name="comparing-regions-environmental-heteroge"/>
      <w:r>
        <w:t>2.1</w:t>
      </w:r>
      <w:r w:rsidR="00F31AF3">
        <w:t>:</w:t>
      </w:r>
      <w:r>
        <w:t xml:space="preserve"> </w:t>
      </w:r>
      <w:r w:rsidR="00D04776">
        <w:t>Comparing species richness</w:t>
      </w:r>
    </w:p>
    <w:p w14:paraId="52348C6B" w14:textId="45679B7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12"/>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12"/>
      <w:r w:rsidR="00EF4036">
        <w:rPr>
          <w:rStyle w:val="CommentReference"/>
          <w:rFonts w:ascii="Times New Roman" w:hAnsiTheme="minorHAnsi"/>
        </w:rPr>
        <w:commentReference w:id="12"/>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del w:id="13" w:author="Michael Cramer" w:date="2020-01-21T16:04:00Z">
        <w:r w:rsidR="00841086" w:rsidDel="00EF4036">
          <w:delText>Note, w</w:delText>
        </w:r>
      </w:del>
      <w:ins w:id="14" w:author="Michael Cramer" w:date="2020-01-21T16:04:00Z">
        <w:r w:rsidR="00EF4036">
          <w:t>W</w:t>
        </w:r>
      </w:ins>
      <w:r w:rsidR="00841086">
        <w:t xml:space="preserve">e excluded occurrence data (and indeed </w:t>
      </w:r>
      <w:r w:rsidR="00841086">
        <w:lastRenderedPageBreak/>
        <w:t>environmental data, below) originating from coastal pixels at the 0.05</w:t>
      </w:r>
      <w:r w:rsidR="00841086">
        <w:rPr>
          <w:rFonts w:cstheme="majorBidi"/>
        </w:rPr>
        <w:t>° resolution</w:t>
      </w:r>
      <w:r w:rsidR="00D52E5F">
        <w:rPr>
          <w:rFonts w:cstheme="majorBidi"/>
        </w:rPr>
        <w:t xml:space="preserve">. </w:t>
      </w:r>
      <w:commentRangeStart w:id="15"/>
      <w:r w:rsidR="00D52E5F">
        <w:rPr>
          <w:rFonts w:cstheme="majorBidi"/>
        </w:rPr>
        <w:t xml:space="preserve">This excluded </w:t>
      </w:r>
      <w:del w:id="16" w:author="Michael Cramer" w:date="2020-01-21T16:04:00Z">
        <w:r w:rsidR="00D52E5F" w:rsidDel="00EF4036">
          <w:rPr>
            <w:rFonts w:cstheme="majorBidi"/>
          </w:rPr>
          <w:delText xml:space="preserve">any relationships exhibited in </w:delText>
        </w:r>
      </w:del>
      <w:r w:rsidR="00D52E5F">
        <w:rPr>
          <w:rFonts w:cstheme="majorBidi"/>
        </w:rPr>
        <w:t>coastal/dunal vegetation from our analyses</w:t>
      </w:r>
      <w:r w:rsidR="00841086">
        <w:rPr>
          <w:rFonts w:cstheme="majorBidi"/>
        </w:rPr>
        <w:t>.</w:t>
      </w:r>
      <w:commentRangeEnd w:id="15"/>
      <w:r w:rsidR="00BC6386">
        <w:rPr>
          <w:rStyle w:val="CommentReference"/>
          <w:rFonts w:ascii="Times New Roman" w:hAnsiTheme="minorHAnsi"/>
        </w:rPr>
        <w:commentReference w:id="15"/>
      </w:r>
    </w:p>
    <w:p w14:paraId="26664BCB" w14:textId="55BE4B5A"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D2786F"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D2786F"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11"/>
    </w:p>
    <w:p w14:paraId="16702F9A" w14:textId="004B177E"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EF14C9">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[P] is probably an important determinant of plant distribution in both the GCFR and SWAFR </w:t>
      </w:r>
      <w:r w:rsidR="00EF14C9">
        <w:fldChar w:fldCharType="begin" w:fldLock="1"/>
      </w:r>
      <w:r w:rsidR="00D42D7E">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lastRenderedPageBreak/>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463216A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ins w:id="17" w:author="Michael Cramer" w:date="2020-01-29T15:02:00Z">
        <w:r w:rsidR="00BC6386">
          <w:t xml:space="preserve">(PC1) </w:t>
        </w:r>
      </w:ins>
      <w:r w:rsidR="007E72DA" w:rsidRPr="000519A1">
        <w:t>of heterogeneity between the two regions</w:t>
      </w:r>
      <w:r w:rsidR="000519A1" w:rsidRPr="000519A1">
        <w:t xml:space="preserve">, we employed common language effect sizes </w:t>
      </w:r>
      <w:commentRangeStart w:id="18"/>
      <w:r w:rsidR="000519A1">
        <w:t>(</w:t>
      </w:r>
      <w:r w:rsidR="000519A1">
        <w:rPr>
          <w:i/>
        </w:rPr>
        <w:t>CLES</w:t>
      </w:r>
      <w:r w:rsidR="000519A1" w:rsidRPr="000519A1">
        <w:t>)</w:t>
      </w:r>
      <w:r w:rsidR="000519A1">
        <w:t xml:space="preserve"> </w:t>
      </w:r>
      <w:commentRangeEnd w:id="18"/>
      <w:r w:rsidR="00DD6E28">
        <w:rPr>
          <w:rStyle w:val="CommentReference"/>
          <w:rFonts w:ascii="Times New Roman" w:hAnsiTheme="minorHAnsi"/>
        </w:rPr>
        <w:commentReference w:id="18"/>
      </w:r>
      <w:r w:rsidR="000519A1">
        <w:t xml:space="preserve">using the R package “canprot” </w:t>
      </w:r>
      <w:r w:rsidR="002679FF">
        <w:fldChar w:fldCharType="begin" w:fldLock="1"/>
      </w:r>
      <w:r w:rsidR="00500FC9">
        <w:instrText>ADDIN CSL_CITATION {"citationItems":[{"id":"ITEM-1","itemData":{"DOI":"10.7717/peerj.3421","author":[{"dropping-particle":"","family":"Dick","given":"Jeffrey M","non-dropping-particle":"","parse-names":false,"suffix":""}],"container-title":"PeerJ","id":"ITEM-1","issue":"e3421","issued":{"date-parts":[["2017"]]},"title":"Chemical composition and the potential for proteomic transformation in cancer, hypoxia, and hyperosmotic stress","type":"article-journal","volume":"5"},"uris":["http://www.mendeley.com/documents/?uuid=c4e8f6ec-8e69-4566-873e-6d336ff795bf"]}],"mendeley":{"formattedCitation":"(Dick, 2017)","plainTextFormattedCitation":"(Dick, 2017)","previouslyFormattedCitation":"(Dick, 2017)"},"properties":{"noteIndex":0},"schema":"https://github.com/citation-style-language/schema/raw/master/csl-citation.json"}</w:instrText>
      </w:r>
      <w:r w:rsidR="002679FF">
        <w:fldChar w:fldCharType="separate"/>
      </w:r>
      <w:r w:rsidR="002679FF" w:rsidRPr="002679FF">
        <w:rPr>
          <w:noProof/>
        </w:rPr>
        <w:t>(Dick, 2017)</w:t>
      </w:r>
      <w:r w:rsidR="002679FF">
        <w:fldChar w:fldCharType="end"/>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9" w:name="environmental-heterogeneity-as-an-explan"/>
      <w:r>
        <w:t>2.3</w:t>
      </w:r>
      <w:r w:rsidR="0009179A">
        <w:t>:</w:t>
      </w:r>
      <w:r>
        <w:t xml:space="preserve"> </w:t>
      </w:r>
      <w:r w:rsidR="005F0FFB">
        <w:t>Environmental heterogeneity as an explanation of species richness</w:t>
      </w:r>
      <w:bookmarkEnd w:id="19"/>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 xml:space="preserve">across the two </w:t>
      </w:r>
      <w:commentRangeStart w:id="20"/>
      <w:r w:rsidR="00793F46">
        <w:t>regions</w:t>
      </w:r>
      <w:commentRangeEnd w:id="20"/>
      <w:r w:rsidR="00F5444D">
        <w:rPr>
          <w:rStyle w:val="CommentReference"/>
          <w:rFonts w:ascii="Times New Roman" w:hAnsiTheme="minorHAnsi"/>
        </w:rPr>
        <w:commentReference w:id="20"/>
      </w:r>
      <w:r w:rsidR="00A13B07">
        <w:t>.</w:t>
      </w:r>
    </w:p>
    <w:p w14:paraId="738597DF" w14:textId="1E609566"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lastRenderedPageBreak/>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21" w:name="results"/>
      <w:r>
        <w:t>3</w:t>
      </w:r>
      <w:r w:rsidR="00E4661A">
        <w:t>:</w:t>
      </w:r>
      <w:r>
        <w:t xml:space="preserve"> </w:t>
      </w:r>
      <w:r w:rsidR="00D04776">
        <w:t>Results</w:t>
      </w:r>
      <w:bookmarkEnd w:id="21"/>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Kogelberg Centre in the GCFR; Greater Perth in the SWAFR) and declining species richness towards its interior margin </w:t>
      </w:r>
      <w:commentRangeStart w:id="22"/>
      <w:r w:rsidRPr="006B3905">
        <w:t>(</w:t>
      </w:r>
      <w:r w:rsidR="00304EA1" w:rsidRPr="006B3905">
        <w:t xml:space="preserve">Figure </w:t>
      </w:r>
      <w:r w:rsidR="00FC2A30" w:rsidRPr="006B3905">
        <w:t>1</w:t>
      </w:r>
      <w:r w:rsidRPr="006B3905">
        <w:t xml:space="preserve">a,b). </w:t>
      </w:r>
      <w:commentRangeEnd w:id="22"/>
      <w:r w:rsidR="00F5444D">
        <w:rPr>
          <w:rStyle w:val="CommentReference"/>
          <w:rFonts w:ascii="Times New Roman" w:hAnsiTheme="minorHAnsi"/>
        </w:rPr>
        <w:commentReference w:id="22"/>
      </w:r>
      <w:r w:rsidRPr="006B3905">
        <w:t xml:space="preserve">Comparisons of species richness between the regions using two-sided </w:t>
      </w:r>
      <w:commentRangeStart w:id="23"/>
      <w:r w:rsidRPr="006B3905">
        <w:t xml:space="preserve">Mann-Whitney </w:t>
      </w:r>
      <w:r w:rsidRPr="006B3905">
        <w:rPr>
          <w:i/>
        </w:rPr>
        <w:t>U</w:t>
      </w:r>
      <w:r w:rsidRPr="006B3905">
        <w:t xml:space="preserve"> tests </w:t>
      </w:r>
      <w:commentRangeEnd w:id="23"/>
      <w:r w:rsidR="00BC6386">
        <w:rPr>
          <w:rStyle w:val="CommentReference"/>
          <w:rFonts w:ascii="Times New Roman" w:hAnsiTheme="minorHAnsi"/>
        </w:rPr>
        <w:commentReference w:id="23"/>
      </w:r>
      <w:r w:rsidRPr="006B3905">
        <w:t>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1D4C7E45"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commentRangeStart w:id="24"/>
      <w:r w:rsidR="00CA131C" w:rsidRPr="006B3905">
        <w:rPr>
          <w:i/>
        </w:rPr>
        <w:t>T</w:t>
      </w:r>
      <w:ins w:id="25" w:author="Ruan Van Mazijk" w:date="2020-01-30T12:12:00Z">
        <w:r w:rsidR="00752C87">
          <w:rPr>
            <w:vertAlign w:val="subscript"/>
          </w:rPr>
          <w:t>H</w:t>
        </w:r>
      </w:ins>
      <w:del w:id="26" w:author="Ruan Van Mazijk" w:date="2020-01-30T12:12:00Z">
        <w:r w:rsidR="00CA131C" w:rsidRPr="006B3905" w:rsidDel="00752C87">
          <w:rPr>
            <w:vertAlign w:val="subscript"/>
          </w:rPr>
          <w:delText>Q</w:delText>
        </w:r>
      </w:del>
      <w:r w:rsidR="00CA131C" w:rsidRPr="006B3905">
        <w:rPr>
          <w:vertAlign w:val="subscript"/>
        </w:rPr>
        <w:t>DS</w:t>
      </w:r>
      <w:r w:rsidR="00CA131C" w:rsidRPr="006B3905">
        <w:t>/</w:t>
      </w:r>
      <w:r w:rsidR="00CA131C" w:rsidRPr="006B3905">
        <w:rPr>
          <w:i/>
        </w:rPr>
        <w:t>S</w:t>
      </w:r>
      <w:del w:id="27" w:author="Ruan Van Mazijk" w:date="2020-01-30T12:12:00Z">
        <w:r w:rsidR="00CA131C" w:rsidRPr="006B3905" w:rsidDel="00752C87">
          <w:rPr>
            <w:vertAlign w:val="subscript"/>
          </w:rPr>
          <w:delText>H</w:delText>
        </w:r>
      </w:del>
      <w:r w:rsidR="00CA131C" w:rsidRPr="006B3905">
        <w:rPr>
          <w:vertAlign w:val="subscript"/>
        </w:rPr>
        <w:t>DS</w:t>
      </w:r>
      <w:commentRangeEnd w:id="24"/>
      <w:r w:rsidR="00BC6386">
        <w:rPr>
          <w:rStyle w:val="CommentReference"/>
          <w:rFonts w:ascii="Times New Roman" w:hAnsiTheme="minorHAnsi"/>
        </w:rPr>
        <w:commentReference w:id="24"/>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w:t>
      </w:r>
      <w:commentRangeStart w:id="28"/>
      <w:r w:rsidRPr="006B3905">
        <w:t>741</w:t>
      </w:r>
      <w:commentRangeEnd w:id="28"/>
      <w:r w:rsidR="00C512E9">
        <w:rPr>
          <w:rStyle w:val="CommentReference"/>
          <w:rFonts w:ascii="Times New Roman" w:hAnsiTheme="minorHAnsi"/>
        </w:rPr>
        <w:commentReference w:id="28"/>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27089104" w:rsidR="00AD4DCC" w:rsidRDefault="00C512E9" w:rsidP="008A4E97">
      <w:pPr>
        <w:pStyle w:val="FirstParagraph"/>
      </w:pPr>
      <w:ins w:id="29" w:author="Michael Cramer" w:date="2020-01-21T16:50:00Z">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ins>
      <w:ins w:id="30" w:author="Michael Cramer" w:date="2020-01-21T16:51:00Z">
        <w:r>
          <w:t xml:space="preserve"> </w:t>
        </w:r>
        <w:r w:rsidRPr="00916B93">
          <w:t>(</w:t>
        </w:r>
        <w:r>
          <w:t>Figure 3</w:t>
        </w:r>
        <w:r w:rsidRPr="00916B93">
          <w:t>)</w:t>
        </w:r>
      </w:ins>
      <w:ins w:id="31" w:author="Michael Cramer" w:date="2020-01-21T16:50:00Z">
        <w:r>
          <w:t>, w</w:t>
        </w:r>
      </w:ins>
      <w:del w:id="32" w:author="Michael Cramer" w:date="2020-01-21T16:50:00Z">
        <w:r w:rsidR="00AD1230" w:rsidDel="00C512E9">
          <w:delText>W</w:delText>
        </w:r>
      </w:del>
      <w:r w:rsidR="00AD1230">
        <w:t>ith a few exceptions (</w:t>
      </w:r>
      <w:ins w:id="33" w:author="Michael Cramer" w:date="2020-01-21T16:51:00Z">
        <w:r>
          <w:t xml:space="preserve">i.e. </w:t>
        </w:r>
      </w:ins>
      <w:r w:rsidR="00AD1230">
        <w:t>MAP, NDVI and CEC at the DS-scale</w:t>
      </w:r>
      <w:del w:id="34" w:author="Michael Cramer" w:date="2020-01-21T16:51:00Z">
        <w:r w:rsidR="00AD1230" w:rsidDel="00C512E9">
          <w:delText xml:space="preserve">; </w:delText>
        </w:r>
        <w:r w:rsidR="0031751D" w:rsidDel="00C512E9">
          <w:delText>Figure</w:delText>
        </w:r>
        <w:r w:rsidR="005C5EBF" w:rsidDel="00C512E9">
          <w:delText xml:space="preserve"> 3</w:delText>
        </w:r>
        <w:r w:rsidR="00AD1230" w:rsidDel="00C512E9">
          <w:delText>b,e,f</w:delText>
        </w:r>
      </w:del>
      <w:r w:rsidR="00AD1230">
        <w:t>)</w:t>
      </w:r>
      <w:del w:id="35" w:author="Michael Cramer" w:date="2020-01-21T16:51:00Z">
        <w:r w:rsidR="00AD1230" w:rsidDel="00C512E9">
          <w:delText xml:space="preserve">, </w:delText>
        </w:r>
      </w:del>
      <w:del w:id="36" w:author="Michael Cramer" w:date="2020-01-21T16:50:00Z">
        <w:r w:rsidR="001A23A6" w:rsidRPr="00916B93" w:rsidDel="00C512E9">
          <w:rPr>
            <w:i/>
          </w:rPr>
          <w:delText>CLES</w:delText>
        </w:r>
        <w:r w:rsidR="00776E99" w:rsidDel="00C512E9">
          <w:delText xml:space="preserve"> comparisons revealed</w:delText>
        </w:r>
        <w:r w:rsidR="0060601F" w:rsidRPr="00916B93" w:rsidDel="00C512E9">
          <w:delText xml:space="preserve"> the GCFR </w:delText>
        </w:r>
        <w:r w:rsidR="00776E99" w:rsidDel="00C512E9">
          <w:delText>to</w:delText>
        </w:r>
        <w:r w:rsidR="00776E99" w:rsidRPr="00916B93" w:rsidDel="00C512E9">
          <w:delText xml:space="preserve"> </w:delText>
        </w:r>
        <w:r w:rsidR="00776E99" w:rsidDel="00C512E9">
          <w:delText>be</w:delText>
        </w:r>
        <w:r w:rsidR="0060601F" w:rsidRPr="00916B93" w:rsidDel="00C512E9">
          <w:delText xml:space="preserve"> more heterogeneous</w:delText>
        </w:r>
        <w:r w:rsidR="00AB36BF" w:rsidRPr="009A6ABA" w:rsidDel="00C512E9">
          <w:rPr>
            <w:lang w:val="en-ZA"/>
          </w:rPr>
          <w:delText xml:space="preserve"> </w:delText>
        </w:r>
        <w:r w:rsidR="0060601F" w:rsidRPr="00916B93" w:rsidDel="00C512E9">
          <w:delText xml:space="preserve">than the SWAFR </w:delText>
        </w:r>
        <w:r w:rsidR="00E32EE7" w:rsidDel="00C512E9">
          <w:delText>in</w:delText>
        </w:r>
        <w:r w:rsidR="00E32EE7" w:rsidRPr="00916B93" w:rsidDel="00C512E9">
          <w:delText xml:space="preserve"> </w:delText>
        </w:r>
        <w:r w:rsidR="0060601F" w:rsidRPr="00916B93" w:rsidDel="00C512E9">
          <w:delText xml:space="preserve">all nine environmental variables, </w:delText>
        </w:r>
        <w:r w:rsidR="00AB21A1" w:rsidDel="00C512E9">
          <w:delText xml:space="preserve">and </w:delText>
        </w:r>
        <w:r w:rsidR="0060601F" w:rsidRPr="00916B93" w:rsidDel="00C512E9">
          <w:delText xml:space="preserve">across the full range of spatial scales </w:delText>
        </w:r>
      </w:del>
      <w:del w:id="37" w:author="Michael Cramer" w:date="2020-01-21T16:51:00Z">
        <w:r w:rsidR="0060601F" w:rsidRPr="00916B93" w:rsidDel="00C512E9">
          <w:delText>(</w:delText>
        </w:r>
        <w:r w:rsidR="0031751D" w:rsidDel="00C512E9">
          <w:delText>Figure</w:delText>
        </w:r>
        <w:r w:rsidR="005C5EBF" w:rsidDel="00C512E9">
          <w:delText xml:space="preserve"> 3</w:delText>
        </w:r>
        <w:r w:rsidR="00826383" w:rsidRPr="00916B93" w:rsidDel="00C512E9">
          <w:delText>)</w:delText>
        </w:r>
      </w:del>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4603A043" w:rsidR="00F45440" w:rsidRPr="00F45440" w:rsidRDefault="00AD1230" w:rsidP="005D1374">
      <w:pPr>
        <w:pStyle w:val="FirstParagraph"/>
      </w:pPr>
      <w:commentRangeStart w:id="38"/>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w:t>
      </w:r>
      <w:commentRangeEnd w:id="38"/>
      <w:r w:rsidR="00BB1C13">
        <w:rPr>
          <w:rStyle w:val="CommentReference"/>
          <w:rFonts w:ascii="Times New Roman" w:hAnsiTheme="minorHAnsi"/>
        </w:rPr>
        <w:commentReference w:id="38"/>
      </w:r>
      <w:r w:rsidR="005171EA">
        <w:t>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094BBAF2"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w:t>
      </w:r>
      <w:commentRangeStart w:id="39"/>
      <w:r w:rsidR="00F554DF">
        <w:rPr>
          <w:rFonts w:eastAsiaTheme="minorEastAsia"/>
        </w:rPr>
        <w:t>each of the nine environmental variables</w:t>
      </w:r>
      <w:commentRangeEnd w:id="39"/>
      <w:r w:rsidR="00372978">
        <w:rPr>
          <w:rStyle w:val="CommentReference"/>
          <w:rFonts w:ascii="Times New Roman" w:hAnsiTheme="minorHAnsi"/>
        </w:rPr>
        <w:commentReference w:id="39"/>
      </w:r>
      <w:ins w:id="40" w:author="Ruan Van Mazijk" w:date="2020-01-30T12:12:00Z">
        <w:r w:rsidR="00752C87">
          <w:rPr>
            <w:rFonts w:eastAsiaTheme="minorEastAsia"/>
          </w:rPr>
          <w:t xml:space="preserve"> (Table 1</w:t>
        </w:r>
      </w:ins>
      <w:ins w:id="41" w:author="Ruan Van Mazijk" w:date="2020-01-30T12:13:00Z">
        <w:r w:rsidR="00752C87">
          <w:rPr>
            <w:rFonts w:eastAsiaTheme="minorEastAsia"/>
          </w:rPr>
          <w:t>)</w:t>
        </w:r>
      </w:ins>
      <w:r w:rsidR="00F554DF">
        <w:rPr>
          <w:rFonts w:eastAsiaTheme="minorEastAsia"/>
        </w:rPr>
        <w:t xml:space="preserve">, as well as the main axis of heterogeneity (PC1), influence species richness in a consistently positive manner across the two study </w:t>
      </w:r>
      <w:commentRangeStart w:id="42"/>
      <w:r w:rsidR="00F554DF">
        <w:rPr>
          <w:rFonts w:eastAsiaTheme="minorEastAsia"/>
        </w:rPr>
        <w:t>regions</w:t>
      </w:r>
      <w:commentRangeEnd w:id="42"/>
      <w:r w:rsidR="00165181">
        <w:rPr>
          <w:rStyle w:val="CommentReference"/>
          <w:rFonts w:ascii="Times New Roman" w:hAnsiTheme="minorHAnsi"/>
        </w:rPr>
        <w:commentReference w:id="42"/>
      </w:r>
      <w:r w:rsidR="00F554DF">
        <w:rPr>
          <w:rFonts w:eastAsiaTheme="minorEastAsia"/>
        </w:rPr>
        <w:t xml:space="preserve">.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favoured: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50F94F35" w:rsidR="00FC1C62" w:rsidRDefault="00B930DF">
      <w:pPr>
        <w:pStyle w:val="FirstParagraph"/>
      </w:pPr>
      <w:r w:rsidRPr="00866807">
        <w:t>With the exception of</w:t>
      </w:r>
      <w:r w:rsidR="00924C2A">
        <w:t xml:space="preserve"> heterogeneity in</w:t>
      </w:r>
      <w:r w:rsidRPr="00866807">
        <w:t xml:space="preserve"> pH at all spatial scales and </w:t>
      </w:r>
      <w:r w:rsidR="00924C2A">
        <w:t xml:space="preserve">heterogeneity in </w:t>
      </w:r>
      <w:r w:rsidRPr="00866807">
        <w:t xml:space="preserve">elevation at the DS-scale, effects of all heterogeneity predictors retained in the optimal multiple regression models </w:t>
      </w:r>
      <w:r w:rsidR="00350FE5" w:rsidRPr="00866807">
        <w:t>a</w:t>
      </w:r>
      <w:r w:rsidRPr="00866807">
        <w:t>re consistently positive</w:t>
      </w:r>
      <w:r w:rsidR="00866807" w:rsidRPr="00866807">
        <w:t xml:space="preserve"> or</w:t>
      </w:r>
      <w:r w:rsidR="00866807">
        <w:t xml:space="preserve"> neutral in the GCFR and positive or neutral in the </w:t>
      </w:r>
      <w:commentRangeStart w:id="43"/>
      <w:r w:rsidR="00866807">
        <w:t>SWAFR.</w:t>
      </w:r>
      <w:commentRangeEnd w:id="43"/>
      <w:r w:rsidR="00372978">
        <w:rPr>
          <w:rStyle w:val="CommentReference"/>
          <w:rFonts w:ascii="Times New Roman" w:hAnsiTheme="minorHAnsi"/>
        </w:rPr>
        <w:commentReference w:id="43"/>
      </w:r>
      <w:r w:rsidR="00350FE5">
        <w:t xml:space="preserve"> </w:t>
      </w:r>
      <w:r w:rsidR="00866807">
        <w:t xml:space="preserve">This </w:t>
      </w:r>
      <w:r w:rsidR="0064694B">
        <w:t>corrobora</w:t>
      </w:r>
      <w:r w:rsidR="00866807">
        <w:t>te</w:t>
      </w:r>
      <w:r w:rsidR="00F5404A">
        <w:t>s</w:t>
      </w:r>
      <w:r w:rsidR="0064694B">
        <w:t xml:space="preserve"> the</w:t>
      </w:r>
      <w:r w:rsidR="00350FE5">
        <w:t xml:space="preserve"> </w:t>
      </w:r>
      <w:commentRangeStart w:id="44"/>
      <w:r w:rsidR="00350FE5">
        <w:t xml:space="preserve">generally </w:t>
      </w:r>
      <w:commentRangeEnd w:id="44"/>
      <w:r w:rsidR="00372978">
        <w:rPr>
          <w:rStyle w:val="CommentReference"/>
          <w:rFonts w:ascii="Times New Roman" w:hAnsiTheme="minorHAnsi"/>
        </w:rPr>
        <w:commentReference w:id="44"/>
      </w:r>
      <w:r w:rsidR="0090296A">
        <w:t>positive</w:t>
      </w:r>
      <w:r w:rsidR="00350FE5">
        <w:t xml:space="preserve"> influence of heterogeneity on species richness</w:t>
      </w:r>
      <w:r w:rsidR="00684D2A">
        <w:t xml:space="preserve"> (</w:t>
      </w:r>
      <w:r w:rsidR="008538A7">
        <w:t xml:space="preserve">Figure </w:t>
      </w:r>
      <w:r w:rsidR="00977291" w:rsidRPr="00A12A8F">
        <w:t>5</w:t>
      </w:r>
      <w:r w:rsidR="00684D2A" w:rsidRPr="00A12A8F">
        <w:t>)</w:t>
      </w:r>
      <w:r w:rsidR="00350FE5" w:rsidRPr="00A12A8F">
        <w:t xml:space="preserve">. </w:t>
      </w:r>
      <w:r w:rsidR="00A12A8F" w:rsidRPr="00A12A8F">
        <w:t xml:space="preserve">Notably, heterogeneity in </w:t>
      </w:r>
      <w:r w:rsidR="0032574D" w:rsidRPr="00A12A8F">
        <w:t>MAP has the greatest explanatory power in all models (</w:t>
      </w:r>
      <w:r w:rsidR="00D17FCB" w:rsidRPr="00A12A8F">
        <w:t>Table S2</w:t>
      </w:r>
      <w:r w:rsidR="0032574D" w:rsidRPr="00A12A8F">
        <w:t>)</w:t>
      </w:r>
      <w:r w:rsidR="00350FE5" w:rsidRPr="00A12A8F">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xml:space="preserve">. </w:t>
      </w:r>
      <w:r w:rsidR="00473F34" w:rsidRPr="00D92D3C">
        <w:t>However,</w:t>
      </w:r>
      <w:r w:rsidR="003E77D9" w:rsidRPr="00D92D3C">
        <w:t xml:space="preserve"> the coefficients associated with the significant interaction terms</w:t>
      </w:r>
      <w:r w:rsidR="005A7E8B" w:rsidRPr="00D92D3C">
        <w:t xml:space="preserve"> (i.e. the effect in the SWAFR</w:t>
      </w:r>
      <w:r w:rsidR="003E77D9" w:rsidRPr="00D92D3C">
        <w:t xml:space="preserve"> </w:t>
      </w:r>
      <w:r w:rsidR="005A7E8B" w:rsidRPr="00D92D3C">
        <w:t xml:space="preserve">relative to the GCFR) </w:t>
      </w:r>
      <w:r w:rsidR="003E77D9" w:rsidRPr="00D92D3C">
        <w:t xml:space="preserve">are small in </w:t>
      </w:r>
      <w:r w:rsidR="00473F34" w:rsidRPr="00D92D3C">
        <w:t>magnitude</w:t>
      </w:r>
      <w:r w:rsidR="003E77D9" w:rsidRPr="00D92D3C">
        <w:t xml:space="preserve"> at </w:t>
      </w:r>
      <w:r w:rsidR="00473F34" w:rsidRPr="00D92D3C">
        <w:t xml:space="preserve">both </w:t>
      </w:r>
      <w:r w:rsidR="003E77D9" w:rsidRPr="00D92D3C">
        <w:t>the QDS- (54.2 to 65.8</w:t>
      </w:r>
      <w:r w:rsidR="00924C2A" w:rsidRPr="00D92D3C">
        <w:t>; Figure 5a</w:t>
      </w:r>
      <w:r w:rsidR="003E77D9" w:rsidRPr="00D92D3C">
        <w:t>) and HDS-scale</w:t>
      </w:r>
      <w:r w:rsidR="0032574D" w:rsidRPr="00D92D3C">
        <w:t>s</w:t>
      </w:r>
      <w:r w:rsidR="003E77D9" w:rsidRPr="00D92D3C">
        <w:t xml:space="preserve"> (200.8</w:t>
      </w:r>
      <w:r w:rsidR="00924C2A" w:rsidRPr="00D92D3C">
        <w:t xml:space="preserve"> to</w:t>
      </w:r>
      <w:r w:rsidR="003E77D9" w:rsidRPr="00D92D3C">
        <w:t xml:space="preserve"> 210.8</w:t>
      </w:r>
      <w:r w:rsidR="00924C2A" w:rsidRPr="00D92D3C">
        <w:t>; Figure 5b</w:t>
      </w:r>
      <w:r w:rsidR="003E77D9" w:rsidRPr="00D92D3C">
        <w:t>)</w:t>
      </w:r>
      <w:r w:rsidR="00EB3F26" w:rsidRPr="00D92D3C">
        <w:t>,</w:t>
      </w:r>
      <w:r w:rsidR="003E77D9" w:rsidRPr="00D92D3C">
        <w:t xml:space="preserve"> relative</w:t>
      </w:r>
      <w:r w:rsidR="003E77D9">
        <w:t xml:space="preser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5A7E8B">
        <w:t>SWAFR-</w:t>
      </w:r>
      <w:r w:rsidR="00473F34">
        <w:t>coefficients are</w:t>
      </w:r>
      <w:r w:rsidR="0032574D">
        <w:t xml:space="preserve"> </w:t>
      </w:r>
      <w:r w:rsidR="00C96F57">
        <w:t>large (500.0 to 1622.9</w:t>
      </w:r>
      <w:r w:rsidR="005A7E8B">
        <w:t>; Figure 5c</w:t>
      </w:r>
      <w:r w:rsidR="00C96F57">
        <w:t>)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0B6E01">
        <w:t xml:space="preserve">Where the </w:t>
      </w:r>
      <w:r w:rsidR="00230147" w:rsidRPr="000B6E01">
        <w:t xml:space="preserve">significant </w:t>
      </w:r>
      <w:r w:rsidR="00C96F57" w:rsidRPr="000B6E01">
        <w:t>negative coefficients</w:t>
      </w:r>
      <w:r w:rsidR="00230147" w:rsidRPr="000B6E01">
        <w:t xml:space="preserve"> associated with</w:t>
      </w:r>
      <w:r w:rsidR="00C96F57" w:rsidRPr="000B6E01">
        <w:t xml:space="preserve"> surface T and clay heterogeneity </w:t>
      </w:r>
      <w:r w:rsidR="00230147" w:rsidRPr="000B6E01">
        <w:t xml:space="preserve">imply that these variables </w:t>
      </w:r>
      <w:r w:rsidR="00C96F57" w:rsidRPr="000B6E01">
        <w:t xml:space="preserve">exert a greater positive influence on species richness in the GCFR </w:t>
      </w:r>
      <w:r w:rsidR="00230147" w:rsidRPr="000B6E01">
        <w:t>than</w:t>
      </w:r>
      <w:r w:rsidR="00C96F57" w:rsidRPr="000B6E01">
        <w:t xml:space="preserve"> in the SWAFR, the positive coefficients </w:t>
      </w:r>
      <w:r w:rsidR="00230147" w:rsidRPr="000B6E01">
        <w:t xml:space="preserve">associated with </w:t>
      </w:r>
      <w:r w:rsidR="00C84650" w:rsidRPr="000B6E01">
        <w:t xml:space="preserve">the partial effects of heterogeneity in </w:t>
      </w:r>
      <w:r w:rsidR="00230147" w:rsidRPr="000B6E01">
        <w:t>elevation and pH</w:t>
      </w:r>
      <w:r w:rsidR="00FC1C62" w:rsidRPr="000B6E01">
        <w:t xml:space="preserve"> </w:t>
      </w:r>
      <w:r w:rsidR="00230147">
        <w:t>cancel</w:t>
      </w:r>
      <w:r w:rsidR="00C84650">
        <w:t>-out</w:t>
      </w:r>
      <w:r w:rsidR="00230147">
        <w:t xml:space="preserve"> (in the SWAFR) the effects of these variables</w:t>
      </w:r>
      <w:r w:rsidR="00EE7F70">
        <w:t xml:space="preserve"> estimated in the GCFR</w:t>
      </w:r>
      <w:r w:rsidR="00230147">
        <w:t>.</w:t>
      </w:r>
    </w:p>
    <w:p w14:paraId="2C47BF37" w14:textId="56E3044E" w:rsidR="00350FE5" w:rsidRDefault="00E81245">
      <w:pPr>
        <w:pStyle w:val="FirstParagraph"/>
      </w:pPr>
      <w:commentRangeStart w:id="45"/>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commentRangeEnd w:id="45"/>
      <w:r w:rsidR="006A44FA">
        <w:rPr>
          <w:rStyle w:val="CommentReference"/>
          <w:rFonts w:ascii="Times New Roman" w:hAnsiTheme="minorHAnsi"/>
        </w:rPr>
        <w:commentReference w:id="45"/>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21D201B8"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commentRangeStart w:id="46"/>
      <w:r w:rsidR="00C64450">
        <w:t>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commentRangeEnd w:id="46"/>
      <w:r w:rsidR="006A44FA">
        <w:rPr>
          <w:rStyle w:val="CommentReference"/>
          <w:rFonts w:ascii="Times New Roman" w:hAnsiTheme="minorHAnsi"/>
        </w:rPr>
        <w:commentReference w:id="46"/>
      </w:r>
      <w:r w:rsidR="006B0D68">
        <w:t xml:space="preserve"> </w:t>
      </w:r>
      <w:r w:rsidR="00123A7A">
        <w:t xml:space="preserve">Fewer </w:t>
      </w:r>
      <w:r w:rsidR="00123A7A">
        <w:lastRenderedPageBreak/>
        <w:t xml:space="preserve">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r w:rsidR="008369E4">
        <w:t xml:space="preserve"> </w:t>
      </w:r>
      <w:r w:rsidR="00807EFC">
        <w:t>Only a</w:t>
      </w:r>
      <w:r w:rsidR="00C502FE">
        <w:t>t DS-scales</w:t>
      </w:r>
      <w:r w:rsidR="00807EFC">
        <w:t xml:space="preserve"> do</w:t>
      </w:r>
      <w:r w:rsidR="00C502FE">
        <w:t xml:space="preserve"> the GCFR and SWAFR </w:t>
      </w:r>
      <w:r w:rsidR="00807EFC">
        <w:t>not have</w:t>
      </w:r>
      <w:r w:rsidR="00C502FE">
        <w:t xml:space="preserve"> significantly </w:t>
      </w:r>
      <w:r w:rsidR="00807EFC">
        <w:t>different</w:t>
      </w:r>
      <w:r w:rsidR="00C502FE">
        <w:t xml:space="preserve"> residual</w:t>
      </w:r>
      <w:r w:rsidR="00A70597">
        <w:t xml:space="preserve"> standard deviations</w:t>
      </w:r>
      <w:r w:rsidR="00807EFC">
        <w:t xml:space="preserve"> (following both the PC1-based ANCOVA and multiple regressions) (Table S3c). </w:t>
      </w:r>
      <w:commentRangeStart w:id="47"/>
      <w:r w:rsidR="00807EFC">
        <w:t xml:space="preserve">This </w:t>
      </w:r>
      <w:r w:rsidR="00DC180F">
        <w:t xml:space="preserve">highlights </w:t>
      </w:r>
      <w:r w:rsidR="000E7F00">
        <w:t xml:space="preserve">that </w:t>
      </w:r>
      <w:r w:rsidR="00DC180F">
        <w:t>the commonal</w:t>
      </w:r>
      <w:r w:rsidR="00B85431">
        <w:t>i</w:t>
      </w:r>
      <w:r w:rsidR="00DC180F">
        <w:t>ty of the richness-heterogeneity relationship</w:t>
      </w:r>
      <w:r w:rsidR="000E7F00">
        <w:t>,</w:t>
      </w:r>
      <w:r w:rsidR="00DC180F">
        <w:t xml:space="preserve"> at broad</w:t>
      </w:r>
      <w:r w:rsidR="000E7F00">
        <w:t>er</w:t>
      </w:r>
      <w:r w:rsidR="00DC180F">
        <w:t xml:space="preserve"> spatial scales</w:t>
      </w:r>
      <w:r w:rsidR="000E7F00">
        <w:t>,</w:t>
      </w:r>
      <w:r w:rsidR="00DC180F">
        <w:t xml:space="preserve"> </w:t>
      </w:r>
      <w:r w:rsidR="000E7F00">
        <w:t>is better recovered after</w:t>
      </w:r>
      <w:r w:rsidR="00DC180F">
        <w:t xml:space="preserve"> the omission of </w:t>
      </w:r>
      <w:r w:rsidR="00A70597">
        <w:t>hotspots</w:t>
      </w:r>
      <w:r w:rsidR="00DC180F">
        <w:t xml:space="preserve">. </w:t>
      </w:r>
      <w:commentRangeEnd w:id="47"/>
      <w:r w:rsidR="006A44FA">
        <w:rPr>
          <w:rStyle w:val="CommentReference"/>
          <w:rFonts w:ascii="Times New Roman" w:hAnsiTheme="minorHAnsi"/>
        </w:rPr>
        <w:commentReference w:id="47"/>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4DDF28D4" w:rsidR="001E1442" w:rsidRDefault="006A4B08" w:rsidP="002C20EB">
      <w:pPr>
        <w:pStyle w:val="BodyText"/>
        <w:tabs>
          <w:tab w:val="left" w:pos="6189"/>
        </w:tabs>
      </w:pPr>
      <w:bookmarkStart w:id="48"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DB42AF">
        <w:t>a</w:t>
      </w:r>
      <w:r w:rsidR="006435FF">
        <w:t>re positive</w:t>
      </w:r>
      <w:r w:rsidR="00333F46">
        <w:t>, and the overall effect of environmental heterogeneity in our ANCOVA results are always positive</w:t>
      </w:r>
      <w:r w:rsidR="006435FF">
        <w:t xml:space="preserve">. </w:t>
      </w:r>
      <w:commentRangeStart w:id="49"/>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49"/>
      <w:r w:rsidR="007F39BA">
        <w:rPr>
          <w:rStyle w:val="CommentReference"/>
          <w:rFonts w:ascii="Times New Roman" w:hAnsiTheme="minorHAnsi"/>
        </w:rPr>
        <w:commentReference w:id="49"/>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50"/>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commentRangeEnd w:id="50"/>
      <w:r w:rsidR="007F39BA">
        <w:rPr>
          <w:rStyle w:val="CommentReference"/>
          <w:rFonts w:ascii="Times New Roman" w:hAnsiTheme="minorHAnsi"/>
        </w:rPr>
        <w:commentReference w:id="50"/>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51"/>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51"/>
      <w:r w:rsidR="007F39BA">
        <w:rPr>
          <w:rStyle w:val="CommentReference"/>
          <w:rFonts w:ascii="Times New Roman" w:hAnsiTheme="minorHAnsi"/>
        </w:rPr>
        <w:commentReference w:id="51"/>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73A83261"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52"/>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(Cramer, West, Power, Skelton, &amp; Stock, 2014; Hart et al., 2017)</w:t>
      </w:r>
      <w:r w:rsidR="00FD1780">
        <w:fldChar w:fldCharType="end"/>
      </w:r>
      <w:commentRangeEnd w:id="52"/>
      <w:r w:rsidR="00F72B17">
        <w:rPr>
          <w:rStyle w:val="CommentReference"/>
          <w:rFonts w:ascii="Times New Roman" w:hAnsiTheme="minorHAnsi"/>
        </w:rPr>
        <w:commentReference w:id="52"/>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53"/>
      <w:r w:rsidR="0072106C">
        <w:t xml:space="preserve">single-site </w:t>
      </w:r>
      <w:commentRangeEnd w:id="53"/>
      <w:r w:rsidR="00952699">
        <w:rPr>
          <w:rStyle w:val="CommentReference"/>
          <w:rFonts w:ascii="Times New Roman" w:hAnsiTheme="minorHAnsi"/>
        </w:rPr>
        <w:commentReference w:id="53"/>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47F81722" w:rsidR="00DE487A" w:rsidRDefault="005F5881" w:rsidP="00E3070E">
      <w:pPr>
        <w:pStyle w:val="BodyText"/>
        <w:tabs>
          <w:tab w:val="left" w:pos="6189"/>
        </w:tabs>
      </w:pPr>
      <w:r>
        <w:lastRenderedPageBreak/>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ins w:id="54" w:author="Michael Cramer" w:date="2020-01-21T18:48:00Z">
        <w:r w:rsidR="00952699">
          <w:t xml:space="preserve">multiple </w:t>
        </w:r>
      </w:ins>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ins w:id="55" w:author="Michael Cramer" w:date="2020-01-21T18:49:00Z">
        <w:r w:rsidR="00952699">
          <w:t xml:space="preserve">fine-scale </w:t>
        </w:r>
      </w:ins>
      <w:r w:rsidR="001F48A1">
        <w:t xml:space="preserve">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del w:id="56" w:author="Michael Cramer" w:date="2020-01-21T18:49:00Z">
        <w:r w:rsidR="00FD7934" w:rsidDel="00952699">
          <w:delText xml:space="preserve">for </w:delText>
        </w:r>
      </w:del>
      <w:ins w:id="57" w:author="Michael Cramer" w:date="2020-01-21T18:49:00Z">
        <w:r w:rsidR="00952699">
          <w:t xml:space="preserve">between </w:t>
        </w:r>
      </w:ins>
      <w:r w:rsidR="00FD7934">
        <w:t>the</w:t>
      </w:r>
      <w:ins w:id="58" w:author="Michael Cramer" w:date="2020-01-21T18:49:00Z">
        <w:r w:rsidR="00952699">
          <w:t xml:space="preserve"> GCFR and</w:t>
        </w:r>
      </w:ins>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600C6269"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commentRangeStart w:id="59"/>
      <w:del w:id="60" w:author="Ruan Van Mazijk" w:date="2020-01-30T12:14:00Z">
        <w:r w:rsidR="00737794" w:rsidDel="00203A2D">
          <w:delText>—</w:delText>
        </w:r>
        <w:commentRangeEnd w:id="59"/>
        <w:r w:rsidR="00BC6386" w:rsidDel="00203A2D">
          <w:rPr>
            <w:rStyle w:val="CommentReference"/>
            <w:rFonts w:ascii="Times New Roman" w:hAnsiTheme="minorHAnsi"/>
          </w:rPr>
          <w:commentReference w:id="59"/>
        </w:r>
      </w:del>
      <w:ins w:id="61" w:author="Ruan Van Mazijk" w:date="2020-01-30T12:14:00Z">
        <w:r w:rsidR="00203A2D">
          <w:t xml:space="preserve"> </w:t>
        </w:r>
      </w:ins>
      <w:r w:rsidR="00737794">
        <w:t>and between</w:t>
      </w:r>
      <w:del w:id="62" w:author="Ruan Van Mazijk" w:date="2020-01-30T12:14:00Z">
        <w:r w:rsidR="00737794" w:rsidDel="00203A2D">
          <w:delText>—</w:delText>
        </w:r>
      </w:del>
      <w:ins w:id="63" w:author="Ruan Van Mazijk" w:date="2020-01-30T12:14:00Z">
        <w:r w:rsidR="00203A2D">
          <w:t xml:space="preserve"> </w:t>
        </w:r>
      </w:ins>
      <w:r w:rsidR="00C55DCA">
        <w:t xml:space="preserve">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64"/>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64"/>
      <w:r w:rsidR="00246D04">
        <w:rPr>
          <w:rStyle w:val="CommentReference"/>
          <w:rFonts w:ascii="Times New Roman" w:hAnsiTheme="minorHAnsi"/>
        </w:rPr>
        <w:commentReference w:id="64"/>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2B022137" w:rsidR="005C0E41" w:rsidRDefault="007535ED">
      <w:pPr>
        <w:pStyle w:val="BodyText"/>
        <w:tabs>
          <w:tab w:val="left" w:pos="6189"/>
        </w:tabs>
      </w:pPr>
      <w:r>
        <w:lastRenderedPageBreak/>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65"/>
      <w:r w:rsidR="002B4C08">
        <w:t>suspect</w:t>
      </w:r>
      <w:commentRangeEnd w:id="65"/>
      <w:r w:rsidR="00B753DF">
        <w:rPr>
          <w:rStyle w:val="CommentReference"/>
          <w:rFonts w:ascii="Times New Roman" w:hAnsiTheme="minorHAnsi"/>
        </w:rPr>
        <w:commentReference w:id="65"/>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commentRangeStart w:id="66"/>
      <w:r w:rsidR="008A6F1B">
        <w:t>But</w:t>
      </w:r>
      <w:commentRangeEnd w:id="66"/>
      <w:r w:rsidR="00B753DF">
        <w:rPr>
          <w:rStyle w:val="CommentReference"/>
          <w:rFonts w:ascii="Times New Roman" w:hAnsiTheme="minorHAnsi"/>
        </w:rPr>
        <w:commentReference w:id="66"/>
      </w:r>
      <w:r w:rsidR="008A6F1B">
        <w: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del w:id="67" w:author="Michael Cramer" w:date="2020-01-21T19:01:00Z">
        <w:r w:rsidR="00422E7C" w:rsidDel="00B753DF">
          <w:delText>,</w:delText>
        </w:r>
      </w:del>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w:t>
      </w:r>
      <w:commentRangeStart w:id="68"/>
      <w:r w:rsidR="005143E0">
        <w:t xml:space="preserve">putative refugia </w:t>
      </w:r>
      <w:r w:rsidR="00A44F62">
        <w:t xml:space="preserve">in the SWAFR </w:t>
      </w:r>
      <w:r w:rsidR="005143E0">
        <w:t>is somewhat un</w:t>
      </w:r>
      <w:r w:rsidR="0084063D">
        <w:t>clear</w:t>
      </w:r>
      <w:commentRangeEnd w:id="68"/>
      <w:r w:rsidR="00B753DF">
        <w:rPr>
          <w:rStyle w:val="CommentReference"/>
          <w:rFonts w:ascii="Times New Roman" w:hAnsiTheme="minorHAnsi"/>
        </w:rPr>
        <w:commentReference w:id="68"/>
      </w:r>
      <w:r w:rsidR="0084063D">
        <w:t xml:space="preserve">. </w:t>
      </w:r>
      <w:r w:rsidR="0005522C">
        <w:t>Maps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4801C0ED"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del w:id="69" w:author="Michael Cramer" w:date="2020-01-21T19:04:00Z">
        <w:r w:rsidR="0020179E" w:rsidDel="0070656F">
          <w:delText xml:space="preserve">, perhaps, </w:delText>
        </w:r>
        <w:r w:rsidR="00E63877" w:rsidDel="0070656F">
          <w:delText>point</w:delText>
        </w:r>
        <w:r w:rsidR="0020179E" w:rsidDel="0070656F">
          <w:delText xml:space="preserve"> </w:delText>
        </w:r>
        <w:r w:rsidR="003C7229" w:rsidDel="0070656F">
          <w:delText>towards the second</w:delText>
        </w:r>
      </w:del>
      <w:ins w:id="70" w:author="Michael Cramer" w:date="2020-01-21T19:04:00Z">
        <w:r w:rsidR="0070656F">
          <w:t xml:space="preserve"> support the latter</w:t>
        </w:r>
      </w:ins>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commentRangeStart w:id="71"/>
      <w:r w:rsidR="00BE1C44">
        <w:rPr>
          <w:sz w:val="24"/>
          <w:szCs w:val="24"/>
        </w:rPr>
        <w:t>Thus, a</w:t>
      </w:r>
      <w:r w:rsidR="00FC3AFE">
        <w:rPr>
          <w:sz w:val="24"/>
          <w:szCs w:val="24"/>
        </w:rPr>
        <w:t xml:space="preserve">lthough the species richness-environmental heterogeneity </w:t>
      </w:r>
      <w:r w:rsidR="00FC3AFE">
        <w:rPr>
          <w:sz w:val="24"/>
          <w:szCs w:val="24"/>
        </w:rPr>
        <w:lastRenderedPageBreak/>
        <w:t xml:space="preserve">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commentRangeEnd w:id="71"/>
      <w:r w:rsidR="00BC6386">
        <w:rPr>
          <w:rStyle w:val="CommentReference"/>
        </w:rPr>
        <w:commentReference w:id="71"/>
      </w:r>
      <w:r w:rsidR="004B3DF5">
        <w:br w:type="page"/>
      </w:r>
    </w:p>
    <w:p w14:paraId="18D025C9" w14:textId="772E4B60" w:rsidR="00DD7CD4" w:rsidRDefault="00D04776">
      <w:pPr>
        <w:pStyle w:val="Heading1"/>
      </w:pPr>
      <w:r w:rsidRPr="008A4E97">
        <w:lastRenderedPageBreak/>
        <w:t>Tables</w:t>
      </w:r>
      <w:bookmarkEnd w:id="48"/>
    </w:p>
    <w:p w14:paraId="71033F34" w14:textId="54D07DB6"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del w:id="72" w:author="Ruan Van Mazijk" w:date="2020-01-30T12:13:00Z">
        <w:r w:rsidRPr="00FE718A" w:rsidDel="00771113">
          <w:delText xml:space="preserve">regressions </w:delText>
        </w:r>
      </w:del>
      <w:ins w:id="73" w:author="Ruan Van Mazijk" w:date="2020-01-30T12:13:00Z">
        <w:r w:rsidR="00771113">
          <w:t>ANCOVAs</w:t>
        </w:r>
        <w:r w:rsidR="00771113" w:rsidRPr="00FE718A">
          <w:t xml:space="preserve"> </w:t>
        </w:r>
      </w:ins>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191C4BE3" w:rsidR="00874A01" w:rsidRPr="0069122B" w:rsidRDefault="00874A01" w:rsidP="00FA753D">
      <w:pPr>
        <w:pStyle w:val="BodyText"/>
        <w:spacing w:before="0"/>
      </w:pPr>
      <w:bookmarkStart w:id="74"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FC222C">
            <w:pP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AC208D">
            <w:pPr>
              <w:jc w:val="center"/>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AC208D">
            <w:pPr>
              <w:jc w:val="center"/>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AC208D">
            <w:pPr>
              <w:jc w:val="center"/>
              <w:rPr>
                <w:sz w:val="22"/>
              </w:rPr>
            </w:pPr>
            <w:r w:rsidRPr="006A200F">
              <w:rPr>
                <w:sz w:val="22"/>
              </w:rPr>
              <w:t>0.711</w:t>
            </w:r>
          </w:p>
        </w:tc>
        <w:tc>
          <w:tcPr>
            <w:tcW w:w="1356" w:type="dxa"/>
          </w:tcPr>
          <w:p w14:paraId="4CFC42E4" w14:textId="70A2D781" w:rsidR="00874A01" w:rsidRPr="006A200F" w:rsidRDefault="00874A01" w:rsidP="00AC208D">
            <w:pPr>
              <w:jc w:val="center"/>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AC208D">
            <w:pPr>
              <w:jc w:val="center"/>
              <w:rPr>
                <w:sz w:val="22"/>
              </w:rPr>
            </w:pPr>
            <w:r w:rsidRPr="006A200F">
              <w:rPr>
                <w:sz w:val="22"/>
              </w:rPr>
              <w:t>0.638</w:t>
            </w:r>
          </w:p>
        </w:tc>
        <w:tc>
          <w:tcPr>
            <w:tcW w:w="1356" w:type="dxa"/>
          </w:tcPr>
          <w:p w14:paraId="77ED62DB" w14:textId="5CBEF284" w:rsidR="00874A01" w:rsidRPr="006A200F" w:rsidRDefault="00874A01" w:rsidP="00AC208D">
            <w:pPr>
              <w:jc w:val="center"/>
              <w:rPr>
                <w:sz w:val="22"/>
              </w:rPr>
            </w:pPr>
            <w:r w:rsidRPr="006A200F">
              <w:rPr>
                <w:sz w:val="22"/>
              </w:rPr>
              <w:t>0.656</w:t>
            </w:r>
          </w:p>
        </w:tc>
      </w:tr>
    </w:tbl>
    <w:p w14:paraId="6C199DC2" w14:textId="77777777" w:rsidR="00A15319" w:rsidRDefault="00874A01" w:rsidP="009871CA">
      <w:pPr>
        <w:pStyle w:val="Heading1"/>
      </w:pPr>
      <w:r>
        <w:br w:type="page"/>
      </w:r>
      <w:bookmarkEnd w:id="74"/>
      <w:r w:rsidR="00BE18DF">
        <w:lastRenderedPageBreak/>
        <w:t>Figures</w:t>
      </w:r>
    </w:p>
    <w:p w14:paraId="48AA619F" w14:textId="3433817C" w:rsidR="009871CA" w:rsidDel="00DA25A6" w:rsidRDefault="00A15319" w:rsidP="00A15319">
      <w:pPr>
        <w:pStyle w:val="BodyText"/>
        <w:rPr>
          <w:moveFrom w:id="75" w:author="Ruan Van Mazijk" w:date="2020-01-30T12:15:00Z"/>
        </w:rPr>
      </w:pPr>
      <w:moveFromRangeStart w:id="76" w:author="Ruan Van Mazijk" w:date="2020-01-30T12:15:00Z" w:name="move31278947"/>
      <w:moveFrom w:id="77" w:author="Ruan Van Mazijk" w:date="2020-01-30T12:15:00Z">
        <w:r w:rsidRPr="00242181" w:rsidDel="00DA25A6">
          <w:rPr>
            <w:b/>
          </w:rPr>
          <w:lastRenderedPageBreak/>
          <w:t xml:space="preserve">Figure </w:t>
        </w:r>
        <w:r w:rsidDel="00DA25A6">
          <w:rPr>
            <w:b/>
          </w:rPr>
          <w:t>1 (next  page)</w:t>
        </w:r>
        <w:r w:rsidRPr="00242181" w:rsidDel="00DA25A6">
          <w:rPr>
            <w:b/>
          </w:rPr>
          <w:t>:</w:t>
        </w:r>
        <w:r w:rsidRPr="00EB7331" w:rsidDel="00DA25A6">
          <w:t xml:space="preserve"> </w:t>
        </w:r>
        <w:r w:rsidDel="00DA25A6">
          <w:t>HDS-scale m</w:t>
        </w:r>
        <w:r w:rsidRPr="00C9106C" w:rsidDel="00DA25A6">
          <w:t>ap</w:t>
        </w:r>
        <w:r w:rsidDel="00DA25A6">
          <w:t>s for the GCFR and SWAFR of (a,b) vascular plant species richness, (c,d) the major axis of environmental heterogeneity (PC1) from the PCA of nine forms of environmental heterogeneity (log</w:t>
        </w:r>
        <w:r w:rsidRPr="00C9106C" w:rsidDel="00DA25A6">
          <w:rPr>
            <w:vertAlign w:val="subscript"/>
          </w:rPr>
          <w:t>10</w:t>
        </w:r>
        <w:r w:rsidDel="00DA25A6">
          <w:t>-transformed), residuals from regressions of species richness against (e,f) PC1 (Figure 4b) and (g,h) the multivariate (MV) model (Figure 5b). Map projection used: WGS84. Colour versions of these maps, and the QDS- and DS-scale equivalents (Figure S9, S10 respectively) are available in the online version.</w:t>
        </w:r>
        <w:r w:rsidR="009871CA" w:rsidRPr="009871CA" w:rsidDel="00DA25A6">
          <w:br w:type="page"/>
        </w:r>
      </w:moveFrom>
    </w:p>
    <w:moveFromRangeEnd w:id="76"/>
    <w:p w14:paraId="36FB2ED1" w14:textId="1AD2DF71" w:rsidR="00DA25A6" w:rsidRDefault="009871CA" w:rsidP="00DA25A6">
      <w:pPr>
        <w:pStyle w:val="BodyText"/>
        <w:rPr>
          <w:moveTo w:id="78" w:author="Ruan Van Mazijk" w:date="2020-01-30T12:15:00Z"/>
        </w:rPr>
      </w:pPr>
      <w:r>
        <w:rPr>
          <w:noProof/>
          <w:lang w:val="en-ZA" w:eastAsia="en-ZA"/>
        </w:rPr>
        <w:drawing>
          <wp:inline distT="0" distB="0" distL="0" distR="0" wp14:anchorId="5C57E124" wp14:editId="32650A74">
            <wp:extent cx="5145000" cy="8819999"/>
            <wp:effectExtent l="0" t="0" r="0" b="63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br w:type="page"/>
      </w:r>
      <w:moveToRangeStart w:id="79" w:author="Ruan Van Mazijk" w:date="2020-01-30T12:15:00Z" w:name="move31278947"/>
      <w:moveTo w:id="80" w:author="Ruan Van Mazijk" w:date="2020-01-30T12:15:00Z">
        <w:r w:rsidR="00DA25A6" w:rsidRPr="00242181">
          <w:rPr>
            <w:b/>
          </w:rPr>
          <w:lastRenderedPageBreak/>
          <w:t xml:space="preserve">Figure </w:t>
        </w:r>
        <w:r w:rsidR="00DA25A6">
          <w:rPr>
            <w:b/>
          </w:rPr>
          <w:t>1 (</w:t>
        </w:r>
        <w:del w:id="81" w:author="Ruan Van Mazijk" w:date="2020-01-30T12:15:00Z">
          <w:r w:rsidR="00DA25A6" w:rsidDel="00DA25A6">
            <w:rPr>
              <w:b/>
            </w:rPr>
            <w:delText>next</w:delText>
          </w:r>
        </w:del>
      </w:moveTo>
      <w:ins w:id="82" w:author="Ruan Van Mazijk" w:date="2020-01-30T12:15:00Z">
        <w:r w:rsidR="00DA25A6">
          <w:rPr>
            <w:b/>
          </w:rPr>
          <w:t>previous</w:t>
        </w:r>
      </w:ins>
      <w:bookmarkStart w:id="83" w:name="_GoBack"/>
      <w:bookmarkEnd w:id="83"/>
      <w:moveTo w:id="84" w:author="Ruan Van Mazijk" w:date="2020-01-30T12:15:00Z">
        <w:r w:rsidR="00DA25A6">
          <w:rPr>
            <w:b/>
          </w:rPr>
          <w:t xml:space="preserve"> </w:t>
        </w:r>
        <w:del w:id="85" w:author="Ruan Van Mazijk" w:date="2020-01-30T12:15:00Z">
          <w:r w:rsidR="00DA25A6" w:rsidDel="00DA25A6">
            <w:rPr>
              <w:b/>
            </w:rPr>
            <w:delText xml:space="preserve"> </w:delText>
          </w:r>
        </w:del>
        <w:r w:rsidR="00DA25A6">
          <w:rPr>
            <w:b/>
          </w:rPr>
          <w:t>page)</w:t>
        </w:r>
        <w:r w:rsidR="00DA25A6" w:rsidRPr="00242181">
          <w:rPr>
            <w:b/>
          </w:rPr>
          <w:t>:</w:t>
        </w:r>
        <w:r w:rsidR="00DA25A6" w:rsidRPr="00EB7331">
          <w:t xml:space="preserve"> </w:t>
        </w:r>
        <w:r w:rsidR="00DA25A6">
          <w:t>HDS-scale m</w:t>
        </w:r>
        <w:r w:rsidR="00DA25A6" w:rsidRPr="00C9106C">
          <w:t>ap</w:t>
        </w:r>
        <w:r w:rsidR="00DA25A6">
          <w:t>s for the GCFR and SWAFR of (a,b) vascular plant species richness, (c,d) the major axis of environmental heterogeneity (PC1) from the PCA of nine forms of environmental heterogeneity (log</w:t>
        </w:r>
        <w:r w:rsidR="00DA25A6" w:rsidRPr="00C9106C">
          <w:rPr>
            <w:vertAlign w:val="subscript"/>
          </w:rPr>
          <w:t>10</w:t>
        </w:r>
        <w:r w:rsidR="00DA25A6">
          <w:t>-transformed), residuals from regressions of species richness against (e,f) PC1 (Figure 4b) and (g,h) the multivariate (MV) model (Figure 5b). Map projection used: WGS84. Colour versions of these maps, and the QDS- and DS-scale equivalents (Figure S9, S10 respectively) are available in the online version.</w:t>
        </w:r>
        <w:r w:rsidR="00DA25A6" w:rsidRPr="009871CA">
          <w:br w:type="page"/>
        </w:r>
      </w:moveTo>
    </w:p>
    <w:moveToRangeEnd w:id="79"/>
    <w:p w14:paraId="20434957" w14:textId="0CACB858" w:rsidR="009871CA" w:rsidRDefault="009871CA" w:rsidP="009871CA">
      <w:pPr>
        <w:pStyle w:val="BodyText"/>
      </w:pPr>
    </w:p>
    <w:p w14:paraId="50615E54" w14:textId="15A62486" w:rsidR="009871CA" w:rsidRPr="002C20EB" w:rsidRDefault="009871CA" w:rsidP="009871CA">
      <w:pPr>
        <w:pStyle w:val="BodyText"/>
      </w:pPr>
    </w:p>
    <w:p w14:paraId="6D0ABDE1" w14:textId="77777777" w:rsidR="00D04776" w:rsidRDefault="00D04776" w:rsidP="0018462C">
      <w:pPr>
        <w:pStyle w:val="CaptionedFigure"/>
        <w:spacing w:line="240" w:lineRule="auto"/>
      </w:pPr>
      <w:r>
        <w:rPr>
          <w:noProof/>
          <w:lang w:val="en-ZA" w:eastAsia="en-ZA"/>
        </w:rPr>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466562C1" w14:textId="63AA34AC" w:rsidR="009871CA" w:rsidRDefault="002C037D" w:rsidP="009871CA">
      <w:pPr>
        <w:pStyle w:val="BodyText"/>
      </w:pPr>
      <w:r w:rsidRPr="006B3905">
        <w:rPr>
          <w:b/>
        </w:rPr>
        <w:t>Figure 2:</w:t>
      </w:r>
      <w:r w:rsidRPr="006B3905">
        <w:t xml:space="preserve"> </w:t>
      </w:r>
      <w:commentRangeStart w:id="86"/>
      <w:r w:rsidR="00F330A8" w:rsidRPr="006B3905">
        <w:t>Frequency</w:t>
      </w:r>
      <w:r w:rsidR="00F330A8" w:rsidRPr="00832261">
        <w:t xml:space="preserve"> </w:t>
      </w:r>
      <w:commentRangeEnd w:id="86"/>
      <w:r w:rsidR="00F5444D">
        <w:rPr>
          <w:rStyle w:val="CommentReference"/>
          <w:rFonts w:ascii="Times New Roman" w:hAnsiTheme="minorHAnsi"/>
        </w:rPr>
        <w:commentReference w:id="86"/>
      </w:r>
      <w:r w:rsidR="00F330A8" w:rsidRPr="00832261">
        <w:t>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xml:space="preserve">) with </w:t>
      </w:r>
      <w:commentRangeStart w:id="87"/>
      <w:r w:rsidRPr="00CC1818">
        <w:t xml:space="preserve">contour lines </w:t>
      </w:r>
      <w:commentRangeEnd w:id="87"/>
      <w:r w:rsidR="00DD6E28">
        <w:rPr>
          <w:rStyle w:val="CommentReference"/>
          <w:rFonts w:ascii="Times New Roman" w:hAnsiTheme="minorHAnsi"/>
        </w:rPr>
        <w:commentReference w:id="87"/>
      </w:r>
      <w:r w:rsidRPr="00CC1818">
        <w:t>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r w:rsidR="009871CA">
        <w:rPr>
          <w:noProof/>
          <w:lang w:val="en-ZA" w:eastAsia="en-ZA"/>
        </w:rPr>
        <w:lastRenderedPageBreak/>
        <w:drawing>
          <wp:inline distT="0" distB="0" distL="0" distR="0" wp14:anchorId="6A871A30" wp14:editId="6869EA32">
            <wp:extent cx="6840000" cy="3908571"/>
            <wp:effectExtent l="0" t="0" r="0" b="0"/>
            <wp:docPr id="1" name="Picture"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0EEFCC4" w14:textId="6E3EE585" w:rsidR="009871CA"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Following simple linear regressions of </w:t>
      </w:r>
      <w:r w:rsidRPr="00EC572B">
        <w:rPr>
          <w:i/>
        </w:rPr>
        <w:t>CLES</w:t>
      </w:r>
      <w:r w:rsidRPr="006A6996">
        <w:t xml:space="preserve"> against scale, </w:t>
      </w:r>
      <w:r w:rsidRPr="00503D20">
        <w:t>we found some evidence for</w:t>
      </w:r>
      <w:r>
        <w:t xml:space="preserve"> </w:t>
      </w:r>
      <w:r w:rsidRPr="00503D20">
        <w:t xml:space="preserve">relationships (depicted by lines) for MAP (slope = –0.157; </w:t>
      </w:r>
      <w:r w:rsidRPr="00503D20">
        <w:rPr>
          <w:i/>
        </w:rPr>
        <w:t>P</w:t>
      </w:r>
      <w:r w:rsidRPr="00503D20">
        <w:t xml:space="preserve"> = 0.098), NDVI (slope = 0.116; </w:t>
      </w:r>
      <w:r w:rsidRPr="00503D20">
        <w:rPr>
          <w:i/>
        </w:rPr>
        <w:t>P</w:t>
      </w:r>
      <w:r w:rsidRPr="00503D20">
        <w:t xml:space="preserve"> &lt; 0.001)</w:t>
      </w:r>
      <w:r>
        <w:t xml:space="preserve"> and </w:t>
      </w:r>
      <w:r w:rsidRPr="00AF21A3">
        <w:t>Clay</w:t>
      </w:r>
      <w:r>
        <w:t xml:space="preserve"> (slope = </w:t>
      </w:r>
      <w:r w:rsidRPr="00AF21A3">
        <w:t>0.158</w:t>
      </w:r>
      <w:r>
        <w:t xml:space="preserve">, </w:t>
      </w:r>
      <w:r w:rsidRPr="00AF21A3">
        <w:rPr>
          <w:i/>
        </w:rPr>
        <w:t>P</w:t>
      </w:r>
      <w:r>
        <w:t xml:space="preserve"> = </w:t>
      </w:r>
      <w:r w:rsidRPr="00AF21A3">
        <w:t>0.037</w:t>
      </w:r>
      <w:r>
        <w:t>)</w:t>
      </w:r>
      <w:r w:rsidRPr="006A6996">
        <w:t>. Abbreviations are as in Table</w:t>
      </w:r>
      <w:r>
        <w:t xml:space="preserve"> 1</w:t>
      </w:r>
      <w:r w:rsidRPr="006A6996">
        <w:t>.</w:t>
      </w:r>
      <w:r>
        <w:br w:type="page"/>
      </w:r>
    </w:p>
    <w:p w14:paraId="75739017" w14:textId="7B63BB26" w:rsidR="00D04776" w:rsidRDefault="00D04776" w:rsidP="009871CA">
      <w:pPr>
        <w:pStyle w:val="ImageCaption"/>
        <w:spacing w:line="240" w:lineRule="auto"/>
      </w:pPr>
    </w:p>
    <w:p w14:paraId="6D6BB07F" w14:textId="77777777" w:rsidR="00D04776" w:rsidRDefault="00D04776" w:rsidP="0018462C">
      <w:pPr>
        <w:pStyle w:val="CaptionedFigure"/>
        <w:spacing w:line="240" w:lineRule="auto"/>
      </w:pPr>
      <w:r>
        <w:rPr>
          <w:noProof/>
          <w:lang w:val="en-ZA" w:eastAsia="en-ZA"/>
        </w:rPr>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0F371599" w:rsidR="00D04776"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70373424" w:rsidR="0076225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commentRangeStart w:id="88"/>
      <w:r w:rsidR="00E959AF">
        <w:t>SWAFR</w:t>
      </w:r>
      <w:ins w:id="89" w:author="Michael Cramer" w:date="2020-01-21T17:53:00Z">
        <w:r w:rsidR="00D45A25">
          <w:t>,</w:t>
        </w:r>
      </w:ins>
      <w:r w:rsidR="00E959AF">
        <w:t xml:space="preserve"> respectively </w:t>
      </w:r>
      <w:commentRangeEnd w:id="88"/>
      <w:r w:rsidR="00D45A25">
        <w:rPr>
          <w:rStyle w:val="CommentReference"/>
          <w:rFonts w:ascii="Times New Roman" w:hAnsiTheme="minorHAnsi"/>
        </w:rPr>
        <w:commentReference w:id="88"/>
      </w:r>
      <w:r w:rsidR="00E959AF">
        <w:t xml:space="preserve">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 </w:t>
      </w:r>
      <w:commentRangeStart w:id="90"/>
      <w:r w:rsidR="00E7325B">
        <w:t>hotpots</w:t>
      </w:r>
      <w:commentRangeEnd w:id="90"/>
      <w:r w:rsidR="00D45A25">
        <w:rPr>
          <w:rStyle w:val="CommentReference"/>
          <w:rFonts w:ascii="Times New Roman" w:hAnsiTheme="minorHAnsi"/>
        </w:rPr>
        <w:commentReference w:id="90"/>
      </w:r>
      <w:r w:rsidR="00E7325B">
        <w:t xml:space="preserve"> </w:t>
      </w:r>
      <w:r w:rsidR="00585277">
        <w:t>we</w:t>
      </w:r>
      <w:r w:rsidR="00E7325B">
        <w:t>re excluded is available in the online version (</w:t>
      </w:r>
      <w:r w:rsidR="00200FEE">
        <w:t xml:space="preserve">Figure </w:t>
      </w:r>
      <w:r w:rsidR="008C771A">
        <w:t>S8</w:t>
      </w:r>
      <w:r w:rsidR="00E7325B">
        <w:t>).</w:t>
      </w:r>
      <w:r w:rsidR="00F614B4">
        <w:br w:type="page"/>
      </w:r>
      <w:bookmarkStart w:id="91" w:name="references"/>
    </w:p>
    <w:p w14:paraId="779CFF39" w14:textId="77777777" w:rsidR="000878A3" w:rsidRDefault="009E59E0" w:rsidP="000878A3">
      <w:pPr>
        <w:pStyle w:val="Heading1"/>
        <w:spacing w:line="240" w:lineRule="auto"/>
      </w:pPr>
      <w:r w:rsidRPr="009E59E0">
        <w:lastRenderedPageBreak/>
        <w:t>Data availability statement</w:t>
      </w:r>
    </w:p>
    <w:p w14:paraId="6743CDCE" w14:textId="64879AD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C2037C">
        <w:t>are available in the DRYAD Digital Repository</w:t>
      </w:r>
      <w:r w:rsidR="00C2037C" w:rsidRPr="00C2037C">
        <w:t>:</w:t>
      </w:r>
      <w:r w:rsidRPr="00C2037C">
        <w:t xml:space="preserve"> </w:t>
      </w:r>
      <w:r w:rsidR="00C2037C" w:rsidRPr="00C2037C">
        <w:t>[</w:t>
      </w:r>
      <w:r w:rsidRPr="00C2037C">
        <w:rPr>
          <w:highlight w:val="yellow"/>
        </w:rPr>
        <w:t>UR</w:t>
      </w:r>
      <w:r w:rsidR="00C2037C" w:rsidRPr="00C2037C">
        <w:rPr>
          <w:highlight w:val="yellow"/>
        </w:rPr>
        <w:t>L</w:t>
      </w:r>
      <w:r w:rsidR="00C2037C">
        <w:t>]</w:t>
      </w:r>
      <w:r>
        <w:t xml:space="preserve">. </w:t>
      </w:r>
      <w:commentRangeStart w:id="92"/>
      <w:r>
        <w:t xml:space="preserve">The </w:t>
      </w:r>
      <w:r w:rsidR="00A56EBA">
        <w:t xml:space="preserve">raw </w:t>
      </w:r>
      <w:r>
        <w:t xml:space="preserve">plant occurrence records are available from GBIF (GCFR: </w:t>
      </w:r>
      <w:hyperlink r:id="rId17" w:history="1">
        <w:r w:rsidR="00A56EBA" w:rsidRPr="000F1325">
          <w:rPr>
            <w:rStyle w:val="Hyperlink"/>
          </w:rPr>
          <w:t>https://doi.org/10.15468/dl.n6u6n0</w:t>
        </w:r>
      </w:hyperlink>
      <w:r>
        <w:t xml:space="preserve">; SWAFR: </w:t>
      </w:r>
      <w:hyperlink r:id="rId18" w:history="1">
        <w:r w:rsidR="00930D80" w:rsidRPr="000F1325">
          <w:rPr>
            <w:rStyle w:val="Hyperlink"/>
          </w:rPr>
          <w:t>https://doi.org/10.15468/dl.46okua</w:t>
        </w:r>
      </w:hyperlink>
      <w:r>
        <w:t>).</w:t>
      </w:r>
      <w:commentRangeEnd w:id="92"/>
      <w:r w:rsidR="00DD6E28">
        <w:rPr>
          <w:rStyle w:val="CommentReference"/>
          <w:rFonts w:ascii="Times New Roman" w:hAnsiTheme="minorHAnsi"/>
        </w:rPr>
        <w:commentReference w:id="92"/>
      </w:r>
    </w:p>
    <w:p w14:paraId="3FB275CB" w14:textId="782BA677" w:rsidR="00DD2348" w:rsidRDefault="005F0FFB" w:rsidP="0018462C">
      <w:pPr>
        <w:pStyle w:val="Heading1"/>
      </w:pPr>
      <w:r w:rsidRPr="002C20EB">
        <w:t>References</w:t>
      </w:r>
      <w:bookmarkEnd w:id="91"/>
    </w:p>
    <w:p w14:paraId="501AEAFE" w14:textId="348179F9" w:rsidR="00070A7B" w:rsidRPr="00070A7B" w:rsidRDefault="008E0DFC" w:rsidP="00070A7B">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70A7B" w:rsidRPr="00070A7B">
        <w:rPr>
          <w:rFonts w:hAnsi="Times New Roman" w:cs="Times New Roman"/>
          <w:noProof/>
        </w:rPr>
        <w:t xml:space="preserve">Ackerly, D. D. (2009). Evolution, origin and age of lineages in the Californian and Mediterranean floras. </w:t>
      </w:r>
      <w:r w:rsidR="00070A7B" w:rsidRPr="00070A7B">
        <w:rPr>
          <w:rFonts w:hAnsi="Times New Roman" w:cs="Times New Roman"/>
          <w:i/>
          <w:iCs/>
          <w:noProof/>
        </w:rPr>
        <w:t>Journal of Biogeography</w:t>
      </w:r>
      <w:r w:rsidR="00070A7B" w:rsidRPr="00070A7B">
        <w:rPr>
          <w:rFonts w:hAnsi="Times New Roman" w:cs="Times New Roman"/>
          <w:noProof/>
        </w:rPr>
        <w:t xml:space="preserve">, </w:t>
      </w:r>
      <w:r w:rsidR="00070A7B" w:rsidRPr="00070A7B">
        <w:rPr>
          <w:rFonts w:hAnsi="Times New Roman" w:cs="Times New Roman"/>
          <w:i/>
          <w:iCs/>
          <w:noProof/>
        </w:rPr>
        <w:t>36</w:t>
      </w:r>
      <w:r w:rsidR="00070A7B" w:rsidRPr="00070A7B">
        <w:rPr>
          <w:rFonts w:hAnsi="Times New Roman" w:cs="Times New Roman"/>
          <w:noProof/>
        </w:rPr>
        <w:t>(7), 1221–1233. https://doi.org/10.1111/j.1365-2699.2009.02097.x</w:t>
      </w:r>
    </w:p>
    <w:p w14:paraId="33B5EC6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Allouche, O., Kalyuzhny, M., Moreno-Rueda, G., Pizarro, M., &amp; Kadmon, R. (2012). Area-heterogeneity tradeoff and the diversity of ecological communities.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109</w:t>
      </w:r>
      <w:r w:rsidRPr="00070A7B">
        <w:rPr>
          <w:rFonts w:hAnsi="Times New Roman" w:cs="Times New Roman"/>
          <w:noProof/>
        </w:rPr>
        <w:t>(43), 17495–17500.</w:t>
      </w:r>
    </w:p>
    <w:p w14:paraId="653B65B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070A7B">
        <w:rPr>
          <w:rFonts w:hAnsi="Times New Roman" w:cs="Times New Roman"/>
          <w:i/>
          <w:iCs/>
          <w:noProof/>
        </w:rPr>
        <w:t>Hydrological Processes</w:t>
      </w:r>
      <w:r w:rsidRPr="00070A7B">
        <w:rPr>
          <w:rFonts w:hAnsi="Times New Roman" w:cs="Times New Roman"/>
          <w:noProof/>
        </w:rPr>
        <w:t xml:space="preserve">, </w:t>
      </w:r>
      <w:r w:rsidRPr="00070A7B">
        <w:rPr>
          <w:rFonts w:hAnsi="Times New Roman" w:cs="Times New Roman"/>
          <w:i/>
          <w:iCs/>
          <w:noProof/>
        </w:rPr>
        <w:t>28</w:t>
      </w:r>
      <w:r w:rsidRPr="00070A7B">
        <w:rPr>
          <w:rFonts w:hAnsi="Times New Roman" w:cs="Times New Roman"/>
          <w:noProof/>
        </w:rPr>
        <w:t>(22), 5513–5529.</w:t>
      </w:r>
    </w:p>
    <w:p w14:paraId="32B900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Beard, J. S., Chapman, A. R., &amp; Gioia, P. (2000). Species richness and endemism in the Western Australian flora.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(6), 1257–1268. https://doi.org/10.1046/j.1365-2699.2000.00509.x</w:t>
      </w:r>
    </w:p>
    <w:p w14:paraId="7E49C0F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Belda, M., Holtanová, E., Halenka, T., &amp; Kalvová, J. (2014). Climate classification revisited: from Köppen to Trewartha. </w:t>
      </w:r>
      <w:r w:rsidRPr="00070A7B">
        <w:rPr>
          <w:rFonts w:hAnsi="Times New Roman" w:cs="Times New Roman"/>
          <w:i/>
          <w:iCs/>
          <w:noProof/>
        </w:rPr>
        <w:t>Climate Research</w:t>
      </w:r>
      <w:r w:rsidRPr="00070A7B">
        <w:rPr>
          <w:rFonts w:hAnsi="Times New Roman" w:cs="Times New Roman"/>
          <w:noProof/>
        </w:rPr>
        <w:t xml:space="preserve">, </w:t>
      </w:r>
      <w:r w:rsidRPr="00070A7B">
        <w:rPr>
          <w:rFonts w:hAnsi="Times New Roman" w:cs="Times New Roman"/>
          <w:i/>
          <w:iCs/>
          <w:noProof/>
        </w:rPr>
        <w:t>59</w:t>
      </w:r>
      <w:r w:rsidRPr="00070A7B">
        <w:rPr>
          <w:rFonts w:hAnsi="Times New Roman" w:cs="Times New Roman"/>
          <w:noProof/>
        </w:rPr>
        <w:t>(1), 1–13.</w:t>
      </w:r>
    </w:p>
    <w:p w14:paraId="6E7D1AD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Bergh, N. G., &amp; Linder, H. P. (2009). Cape diversification and repeated out-of-southern-Africa dispersal in paper daisies (Asteraceae--Gnaphalieae). </w:t>
      </w:r>
      <w:r w:rsidRPr="00070A7B">
        <w:rPr>
          <w:rFonts w:hAnsi="Times New Roman" w:cs="Times New Roman"/>
          <w:i/>
          <w:iCs/>
          <w:noProof/>
        </w:rPr>
        <w:t>Molecular Phylogenetics and Evolution</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 5–18.</w:t>
      </w:r>
    </w:p>
    <w:p w14:paraId="507BE38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Bivand, R., Keitt, T., &amp; Rowlingson, B. (2017). rgdal: Bindings for the Geospatial Data Abstraction Library. R package version 1.2-7. Retrieved from https://cran.r-project.org/package=rgdal</w:t>
      </w:r>
    </w:p>
    <w:p w14:paraId="3BD587A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Bøhn, T., &amp; Amundsen, P.-A. (2004). Ecological interactions and evolution: forgotten parts of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54</w:t>
      </w:r>
      <w:r w:rsidRPr="00070A7B">
        <w:rPr>
          <w:rFonts w:hAnsi="Times New Roman" w:cs="Times New Roman"/>
          <w:noProof/>
        </w:rPr>
        <w:t>(9), 804–805.</w:t>
      </w:r>
    </w:p>
    <w:p w14:paraId="09C17C3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 Linder, H. P., &amp; Desmet, P. (2007). The Greater Cape Floristic Region.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34</w:t>
      </w:r>
      <w:r w:rsidRPr="00070A7B">
        <w:rPr>
          <w:rFonts w:hAnsi="Times New Roman" w:cs="Times New Roman"/>
          <w:noProof/>
        </w:rPr>
        <w:t>(1), 147–162. https://doi.org/10.1111/j.1365-2699.2006.01595.x</w:t>
      </w:r>
    </w:p>
    <w:p w14:paraId="5EC80BF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Julia, &amp; Linder, H. P. (2018). Water availability, fundamental niches and realized niches: A case study from the Cape flora. </w:t>
      </w:r>
      <w:r w:rsidRPr="00070A7B">
        <w:rPr>
          <w:rFonts w:hAnsi="Times New Roman" w:cs="Times New Roman"/>
          <w:i/>
          <w:iCs/>
          <w:noProof/>
        </w:rPr>
        <w:t>Austral Ecology</w:t>
      </w:r>
      <w:r w:rsidRPr="00070A7B">
        <w:rPr>
          <w:rFonts w:hAnsi="Times New Roman" w:cs="Times New Roman"/>
          <w:noProof/>
        </w:rPr>
        <w:t xml:space="preserve">, </w:t>
      </w:r>
      <w:r w:rsidRPr="00070A7B">
        <w:rPr>
          <w:rFonts w:hAnsi="Times New Roman" w:cs="Times New Roman"/>
          <w:i/>
          <w:iCs/>
          <w:noProof/>
        </w:rPr>
        <w:t>43</w:t>
      </w:r>
      <w:r w:rsidRPr="00070A7B">
        <w:rPr>
          <w:rFonts w:hAnsi="Times New Roman" w:cs="Times New Roman"/>
          <w:noProof/>
        </w:rPr>
        <w:t>(6), 696–705. https://doi.org/10.1111/aec.12616</w:t>
      </w:r>
    </w:p>
    <w:p w14:paraId="3B7F304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Bradshaw, P. L., &amp; Cowling, R. M. (2014). Landscapes, rock types, and climate of the Greater Cape Floristic Region.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26–46). Oxford: Oxford University Press. https://doi.org/oso/9780199679584.003.0002</w:t>
      </w:r>
    </w:p>
    <w:p w14:paraId="196D280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Byrne, M. (2008). Evidence for multiple refugia at different time scales during Pleistocene climatic oscillations in southern Australia inferred from phylogeography. </w:t>
      </w:r>
      <w:r w:rsidRPr="00070A7B">
        <w:rPr>
          <w:rFonts w:hAnsi="Times New Roman" w:cs="Times New Roman"/>
          <w:i/>
          <w:iCs/>
          <w:noProof/>
        </w:rPr>
        <w:t>Quaternary Science Reviews</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(27–28), 2576–2585. https://doi.org/10.1016/j.quascirev.2008.08.032</w:t>
      </w:r>
    </w:p>
    <w:p w14:paraId="0BA592E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&amp; Hines, B. (2004). Phylogeographical analysis of cpDNA variation in Eucalyptus loxophleba (Myrtaceae). </w:t>
      </w:r>
      <w:r w:rsidRPr="00070A7B">
        <w:rPr>
          <w:rFonts w:hAnsi="Times New Roman" w:cs="Times New Roman"/>
          <w:i/>
          <w:iCs/>
          <w:noProof/>
        </w:rPr>
        <w:t>Australian Journal of Botany</w:t>
      </w:r>
      <w:r w:rsidRPr="00070A7B">
        <w:rPr>
          <w:rFonts w:hAnsi="Times New Roman" w:cs="Times New Roman"/>
          <w:noProof/>
        </w:rPr>
        <w:t xml:space="preserve">, </w:t>
      </w:r>
      <w:r w:rsidRPr="00070A7B">
        <w:rPr>
          <w:rFonts w:hAnsi="Times New Roman" w:cs="Times New Roman"/>
          <w:i/>
          <w:iCs/>
          <w:noProof/>
        </w:rPr>
        <w:t>52</w:t>
      </w:r>
      <w:r w:rsidRPr="00070A7B">
        <w:rPr>
          <w:rFonts w:hAnsi="Times New Roman" w:cs="Times New Roman"/>
          <w:noProof/>
        </w:rPr>
        <w:t>(4), 459–470.</w:t>
      </w:r>
    </w:p>
    <w:p w14:paraId="6A0058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Carnicer, J., Brotons, L., Herrando, S., &amp; Sol, D. (2013). Improved empirical tests of area-heterogeneity tradeoffs.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110</w:t>
      </w:r>
      <w:r w:rsidRPr="00070A7B">
        <w:rPr>
          <w:rFonts w:hAnsi="Times New Roman" w:cs="Times New Roman"/>
          <w:noProof/>
        </w:rPr>
        <w:t>(31), E2858--E2860.</w:t>
      </w:r>
    </w:p>
    <w:p w14:paraId="2A4802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797864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Chao, A., &amp; Jost, L. (2012). Coverage-based rarefaction and extrapolation: standardizing samples by completeness rather than size.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93</w:t>
      </w:r>
      <w:r w:rsidRPr="00070A7B">
        <w:rPr>
          <w:rFonts w:hAnsi="Times New Roman" w:cs="Times New Roman"/>
          <w:noProof/>
        </w:rPr>
        <w:t>(12), 2533–2547.</w:t>
      </w:r>
    </w:p>
    <w:p w14:paraId="7B068F6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&amp; Lombard, A. T. (2002). Heterogeneity, speciation/extinction history and climate: explaining regional plant diversity patterns in the Cape Floristic Region.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(3), 163–179.</w:t>
      </w:r>
    </w:p>
    <w:p w14:paraId="45B8652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(6), 651. https://doi.org/10.2307/2846038</w:t>
      </w:r>
    </w:p>
    <w:p w14:paraId="4E0DFB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42</w:t>
      </w:r>
      <w:r w:rsidRPr="00070A7B">
        <w:rPr>
          <w:rFonts w:hAnsi="Times New Roman" w:cs="Times New Roman"/>
          <w:noProof/>
        </w:rPr>
        <w:t>(3), 552–564. https://doi.org/10.1111/jbi.12429</w:t>
      </w:r>
    </w:p>
    <w:p w14:paraId="09674ED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Rundel, P. W., Lamont, B. B., Arroyo, M. K., &amp; Arianoutsou, M. (1996). Plant diversity in mediterranean-climate regions. </w:t>
      </w:r>
      <w:r w:rsidRPr="00070A7B">
        <w:rPr>
          <w:rFonts w:hAnsi="Times New Roman" w:cs="Times New Roman"/>
          <w:i/>
          <w:iCs/>
          <w:noProof/>
        </w:rPr>
        <w:t>Trends in Ecology and Evolution</w:t>
      </w:r>
      <w:r w:rsidRPr="00070A7B">
        <w:rPr>
          <w:rFonts w:hAnsi="Times New Roman" w:cs="Times New Roman"/>
          <w:noProof/>
        </w:rPr>
        <w:t xml:space="preserve">, </w:t>
      </w:r>
      <w:r w:rsidRPr="00070A7B">
        <w:rPr>
          <w:rFonts w:hAnsi="Times New Roman" w:cs="Times New Roman"/>
          <w:i/>
          <w:iCs/>
          <w:noProof/>
        </w:rPr>
        <w:t>11</w:t>
      </w:r>
      <w:r w:rsidRPr="00070A7B">
        <w:rPr>
          <w:rFonts w:hAnsi="Times New Roman" w:cs="Times New Roman"/>
          <w:noProof/>
        </w:rPr>
        <w:t>(9), 362–366. https://doi.org/10.1016/0169-5347(96)10044-6</w:t>
      </w:r>
    </w:p>
    <w:p w14:paraId="5B49717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Bradshaw, P. L., Colville, J. F., &amp; Forest, F. (2017). Levyns’ Law: explaining the evolution of a remarkable longitudinal gradient in Cape plant diversity. </w:t>
      </w:r>
      <w:r w:rsidRPr="00070A7B">
        <w:rPr>
          <w:rFonts w:hAnsi="Times New Roman" w:cs="Times New Roman"/>
          <w:i/>
          <w:iCs/>
          <w:noProof/>
        </w:rPr>
        <w:t>Transactions of the Royal Society of South Africa</w:t>
      </w:r>
      <w:r w:rsidRPr="00070A7B">
        <w:rPr>
          <w:rFonts w:hAnsi="Times New Roman" w:cs="Times New Roman"/>
          <w:noProof/>
        </w:rPr>
        <w:t xml:space="preserve">, </w:t>
      </w:r>
      <w:r w:rsidRPr="00070A7B">
        <w:rPr>
          <w:rFonts w:hAnsi="Times New Roman" w:cs="Times New Roman"/>
          <w:i/>
          <w:iCs/>
          <w:noProof/>
        </w:rPr>
        <w:t>72</w:t>
      </w:r>
      <w:r w:rsidRPr="00070A7B">
        <w:rPr>
          <w:rFonts w:hAnsi="Times New Roman" w:cs="Times New Roman"/>
          <w:noProof/>
        </w:rPr>
        <w:t>(2), 184–201.</w:t>
      </w:r>
    </w:p>
    <w:p w14:paraId="2B93B64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&amp; Verboom, G. A. (2016). Measures of biologically relevant environmental heterogeneity improve prediction of regional plant species richness.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44</w:t>
      </w:r>
      <w:r w:rsidRPr="00070A7B">
        <w:rPr>
          <w:rFonts w:hAnsi="Times New Roman" w:cs="Times New Roman"/>
          <w:noProof/>
        </w:rPr>
        <w:t>(3), 1–13. https://doi.org/10.1111/jbi.12911</w:t>
      </w:r>
    </w:p>
    <w:p w14:paraId="5CC3C06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West, A. G., Power, S. C., Skelton, R., &amp; Stock, W. D. (2014). Plant ecophysiological diversity. In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248–272). Oxford: Oxford University Press. https://doi.org/oso/9780199679584.003.0011</w:t>
      </w:r>
    </w:p>
    <w:p w14:paraId="5CB8A1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25</w:t>
      </w:r>
      <w:r w:rsidRPr="00070A7B">
        <w:rPr>
          <w:rFonts w:hAnsi="Times New Roman" w:cs="Times New Roman"/>
          <w:noProof/>
        </w:rPr>
        <w:t>(11), 1736–1750.</w:t>
      </w:r>
    </w:p>
    <w:p w14:paraId="32290CF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Crisp, M. D., Arroyo, M. T. K., Cook, L. G., Gandolfo, M. A., Jordan, G. J., McGlone, M. S., … </w:t>
      </w:r>
      <w:r w:rsidRPr="00070A7B">
        <w:rPr>
          <w:rFonts w:hAnsi="Times New Roman" w:cs="Times New Roman"/>
          <w:noProof/>
        </w:rPr>
        <w:lastRenderedPageBreak/>
        <w:t xml:space="preserve">Linder, H. P. (2009). Phylogenetic biome conservatism on a global scale. </w:t>
      </w:r>
      <w:r w:rsidRPr="00070A7B">
        <w:rPr>
          <w:rFonts w:hAnsi="Times New Roman" w:cs="Times New Roman"/>
          <w:i/>
          <w:iCs/>
          <w:noProof/>
        </w:rPr>
        <w:t>Nature</w:t>
      </w:r>
      <w:r w:rsidRPr="00070A7B">
        <w:rPr>
          <w:rFonts w:hAnsi="Times New Roman" w:cs="Times New Roman"/>
          <w:noProof/>
        </w:rPr>
        <w:t xml:space="preserve">, </w:t>
      </w:r>
      <w:r w:rsidRPr="00070A7B">
        <w:rPr>
          <w:rFonts w:hAnsi="Times New Roman" w:cs="Times New Roman"/>
          <w:i/>
          <w:iCs/>
          <w:noProof/>
        </w:rPr>
        <w:t>458</w:t>
      </w:r>
      <w:r w:rsidRPr="00070A7B">
        <w:rPr>
          <w:rFonts w:hAnsi="Times New Roman" w:cs="Times New Roman"/>
          <w:noProof/>
        </w:rPr>
        <w:t>(7239), 754–756. https://doi.org/10.1038/nature07764</w:t>
      </w:r>
    </w:p>
    <w:p w14:paraId="6BE4247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Currie, D. J. (1991). Energy and large-scale patterns of animal-and plant-species richness.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137</w:t>
      </w:r>
      <w:r w:rsidRPr="00070A7B">
        <w:rPr>
          <w:rFonts w:hAnsi="Times New Roman" w:cs="Times New Roman"/>
          <w:noProof/>
        </w:rPr>
        <w:t>(1), 27–49.</w:t>
      </w:r>
    </w:p>
    <w:p w14:paraId="2A57F24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Dick, J. M. (2017). Chemical composition and the potential for proteomic transformation in cancer, hypoxia, and hyperosmotic stress. </w:t>
      </w:r>
      <w:r w:rsidRPr="00070A7B">
        <w:rPr>
          <w:rFonts w:hAnsi="Times New Roman" w:cs="Times New Roman"/>
          <w:i/>
          <w:iCs/>
          <w:noProof/>
        </w:rPr>
        <w:t>PeerJ</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(e3421). https://doi.org/10.7717/peerj.3421</w:t>
      </w:r>
    </w:p>
    <w:p w14:paraId="0AF649D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Donoghue, M. J. (2008). A phylogenetic perspective on the distribution of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105</w:t>
      </w:r>
      <w:r w:rsidRPr="00070A7B">
        <w:rPr>
          <w:rFonts w:hAnsi="Times New Roman" w:cs="Times New Roman"/>
          <w:noProof/>
        </w:rPr>
        <w:t>(Supplement 1), 11549–11555. https://doi.org/10.1073/pnas.0801962105</w:t>
      </w:r>
    </w:p>
    <w:p w14:paraId="257A76F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70A7B">
        <w:rPr>
          <w:rFonts w:hAnsi="Times New Roman" w:cs="Times New Roman"/>
          <w:i/>
          <w:iCs/>
          <w:noProof/>
        </w:rPr>
        <w:t>Ecology and Evolution</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(3), 807–820.</w:t>
      </w:r>
    </w:p>
    <w:p w14:paraId="6633E49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45</w:t>
      </w:r>
      <w:r w:rsidRPr="00070A7B">
        <w:rPr>
          <w:rFonts w:hAnsi="Times New Roman" w:cs="Times New Roman"/>
          <w:noProof/>
        </w:rPr>
        <w:t>(1), 190–200. https://doi.org/10.1111/jbi.13104</w:t>
      </w:r>
    </w:p>
    <w:p w14:paraId="6FD5211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070A7B">
        <w:rPr>
          <w:rFonts w:hAnsi="Times New Roman" w:cs="Times New Roman"/>
          <w:i/>
          <w:iCs/>
          <w:noProof/>
        </w:rPr>
        <w:t>Ecological Engineering</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(9), 1191–1200.</w:t>
      </w:r>
    </w:p>
    <w:p w14:paraId="5E62431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Gioia, P., &amp; Hopper, S. D. (2017). A new phytogeographic map for the Southwest Australian Floristic Region after an exceptional decade of collection and discovery. </w:t>
      </w:r>
      <w:r w:rsidRPr="00070A7B">
        <w:rPr>
          <w:rFonts w:hAnsi="Times New Roman" w:cs="Times New Roman"/>
          <w:i/>
          <w:iCs/>
          <w:noProof/>
        </w:rPr>
        <w:t>Botanical Journal of the Linnean Society</w:t>
      </w:r>
      <w:r w:rsidRPr="00070A7B">
        <w:rPr>
          <w:rFonts w:hAnsi="Times New Roman" w:cs="Times New Roman"/>
          <w:noProof/>
        </w:rPr>
        <w:t xml:space="preserve">, </w:t>
      </w:r>
      <w:r w:rsidRPr="00070A7B">
        <w:rPr>
          <w:rFonts w:hAnsi="Times New Roman" w:cs="Times New Roman"/>
          <w:i/>
          <w:iCs/>
          <w:noProof/>
        </w:rPr>
        <w:t>184</w:t>
      </w:r>
      <w:r w:rsidRPr="00070A7B">
        <w:rPr>
          <w:rFonts w:hAnsi="Times New Roman" w:cs="Times New Roman"/>
          <w:noProof/>
        </w:rPr>
        <w:t>(1), 1–15. https://doi.org/10.1093/botlinnean/box010</w:t>
      </w:r>
    </w:p>
    <w:p w14:paraId="7AB4D9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Goldblatt, P. (1978). An analysis of the flora of Southern Africa: its characteristics, relationships abd origins. </w:t>
      </w:r>
      <w:r w:rsidRPr="00070A7B">
        <w:rPr>
          <w:rFonts w:hAnsi="Times New Roman" w:cs="Times New Roman"/>
          <w:i/>
          <w:iCs/>
          <w:noProof/>
        </w:rPr>
        <w:t>Annals of the Missouri Botanical Garden</w:t>
      </w:r>
      <w:r w:rsidRPr="00070A7B">
        <w:rPr>
          <w:rFonts w:hAnsi="Times New Roman" w:cs="Times New Roman"/>
          <w:noProof/>
        </w:rPr>
        <w:t xml:space="preserve">, </w:t>
      </w:r>
      <w:r w:rsidRPr="00070A7B">
        <w:rPr>
          <w:rFonts w:hAnsi="Times New Roman" w:cs="Times New Roman"/>
          <w:i/>
          <w:iCs/>
          <w:noProof/>
        </w:rPr>
        <w:t>65</w:t>
      </w:r>
      <w:r w:rsidRPr="00070A7B">
        <w:rPr>
          <w:rFonts w:hAnsi="Times New Roman" w:cs="Times New Roman"/>
          <w:noProof/>
        </w:rPr>
        <w:t>, 369–436.</w:t>
      </w:r>
    </w:p>
    <w:p w14:paraId="0700E97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Gotelli, N. J., &amp; Colwell, R. K. (2001). Quantifying biodiversity: procedures and pitfalls in the measurement and comparison of species richness.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4</w:t>
      </w:r>
      <w:r w:rsidRPr="00070A7B">
        <w:rPr>
          <w:rFonts w:hAnsi="Times New Roman" w:cs="Times New Roman"/>
          <w:noProof/>
        </w:rPr>
        <w:t>(4), 379–391. https://doi.org/10.1046/j.1461-0248.2001.00230.x</w:t>
      </w:r>
    </w:p>
    <w:p w14:paraId="49093E3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Hart, S. P., Usinowicz, J., &amp; Levine, J. M. (2017). The spatial scales of species coexistence. </w:t>
      </w:r>
      <w:r w:rsidRPr="00070A7B">
        <w:rPr>
          <w:rFonts w:hAnsi="Times New Roman" w:cs="Times New Roman"/>
          <w:i/>
          <w:iCs/>
          <w:noProof/>
        </w:rPr>
        <w:t>Nature Ecology &amp; Evolution</w:t>
      </w:r>
      <w:r w:rsidRPr="00070A7B">
        <w:rPr>
          <w:rFonts w:hAnsi="Times New Roman" w:cs="Times New Roman"/>
          <w:noProof/>
        </w:rPr>
        <w:t xml:space="preserve">, </w:t>
      </w:r>
      <w:r w:rsidRPr="00070A7B">
        <w:rPr>
          <w:rFonts w:hAnsi="Times New Roman" w:cs="Times New Roman"/>
          <w:i/>
          <w:iCs/>
          <w:noProof/>
        </w:rPr>
        <w:t>1</w:t>
      </w:r>
      <w:r w:rsidRPr="00070A7B">
        <w:rPr>
          <w:rFonts w:hAnsi="Times New Roman" w:cs="Times New Roman"/>
          <w:noProof/>
        </w:rPr>
        <w:t>(8), 1066–1073. https://doi.org/10.1038/s41559-017-0230-7</w:t>
      </w:r>
    </w:p>
    <w:p w14:paraId="02A3ADF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Hawkins, B. A., Field, R., Cornell, H. V, Currie, D. J., Guégan, J.-F., Kaufman, D. M., … others. (2003). Energy, water, and broad-scale geographic patterns of species richness.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84</w:t>
      </w:r>
      <w:r w:rsidRPr="00070A7B">
        <w:rPr>
          <w:rFonts w:hAnsi="Times New Roman" w:cs="Times New Roman"/>
          <w:noProof/>
        </w:rPr>
        <w:t>(12), 3105–3117.</w:t>
      </w:r>
    </w:p>
    <w:p w14:paraId="5C5610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Hijmans, R. J. (2016). raster: Geographic Data Analysis and Modeling. R package version 2.5-8. Retrieved from https://cran.r-project.org/package=raster</w:t>
      </w:r>
    </w:p>
    <w:p w14:paraId="6CD474B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(1979). Biogeographical Aspects of Speciation in the Southwest Australian Flora. </w:t>
      </w:r>
      <w:r w:rsidRPr="00070A7B">
        <w:rPr>
          <w:rFonts w:hAnsi="Times New Roman" w:cs="Times New Roman"/>
          <w:i/>
          <w:iCs/>
          <w:noProof/>
        </w:rPr>
        <w:t>Annual Review of Ecology and Systematics</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 399–422. Retrieved from http://www.jstor.org/stable/2096798</w:t>
      </w:r>
    </w:p>
    <w:p w14:paraId="2D8F9EA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70A7B">
        <w:rPr>
          <w:rFonts w:hAnsi="Times New Roman" w:cs="Times New Roman"/>
          <w:i/>
          <w:iCs/>
          <w:noProof/>
        </w:rPr>
        <w:lastRenderedPageBreak/>
        <w:t>Plant and Soil</w:t>
      </w:r>
      <w:r w:rsidRPr="00070A7B">
        <w:rPr>
          <w:rFonts w:hAnsi="Times New Roman" w:cs="Times New Roman"/>
          <w:noProof/>
        </w:rPr>
        <w:t xml:space="preserve">, </w:t>
      </w:r>
      <w:r w:rsidRPr="00070A7B">
        <w:rPr>
          <w:rFonts w:hAnsi="Times New Roman" w:cs="Times New Roman"/>
          <w:i/>
          <w:iCs/>
          <w:noProof/>
        </w:rPr>
        <w:t>322</w:t>
      </w:r>
      <w:r w:rsidRPr="00070A7B">
        <w:rPr>
          <w:rFonts w:hAnsi="Times New Roman" w:cs="Times New Roman"/>
          <w:noProof/>
        </w:rPr>
        <w:t>(1), 49–86. https://doi.org/10.1007/s11104-009-0068-0</w:t>
      </w:r>
    </w:p>
    <w:p w14:paraId="79C629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(2004a). The Southwest Australian Floristic Region :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(1), 623–650. https://doi.org/10.1146/annurev.ecolsys.35.112202.130201</w:t>
      </w:r>
    </w:p>
    <w:p w14:paraId="42306D1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(2004b). The Southwest Australian floristic region: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 623–650. https://doi.org/10.1146/annurev.ecolsys.35.112202.130201</w:t>
      </w:r>
    </w:p>
    <w:p w14:paraId="56D5658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Jiménez, I., &amp; Ricklefs, R. E. (2014). Diversity anomalies and spatial climate heterogeneity.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(9), 988–999. https://doi.org/10.1111/geb.12181</w:t>
      </w:r>
    </w:p>
    <w:p w14:paraId="53A45D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Kreft, H., &amp; Jetz, W. (2007). Global patterns and determinants of vascular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104</w:t>
      </w:r>
      <w:r w:rsidRPr="00070A7B">
        <w:rPr>
          <w:rFonts w:hAnsi="Times New Roman" w:cs="Times New Roman"/>
          <w:noProof/>
        </w:rPr>
        <w:t>(14), 5925–5930. https://doi.org/10.1073/pnas.0608361104</w:t>
      </w:r>
    </w:p>
    <w:p w14:paraId="6398957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Laliberte, E., Zemunik, G., &amp; Turner, B. L. (2014). Environmental filtering explains variation in plant diversity along resource gradients. </w:t>
      </w:r>
      <w:r w:rsidRPr="00070A7B">
        <w:rPr>
          <w:rFonts w:hAnsi="Times New Roman" w:cs="Times New Roman"/>
          <w:i/>
          <w:iCs/>
          <w:noProof/>
        </w:rPr>
        <w:t>Science</w:t>
      </w:r>
      <w:r w:rsidRPr="00070A7B">
        <w:rPr>
          <w:rFonts w:hAnsi="Times New Roman" w:cs="Times New Roman"/>
          <w:noProof/>
        </w:rPr>
        <w:t xml:space="preserve">, </w:t>
      </w:r>
      <w:r w:rsidRPr="00070A7B">
        <w:rPr>
          <w:rFonts w:hAnsi="Times New Roman" w:cs="Times New Roman"/>
          <w:i/>
          <w:iCs/>
          <w:noProof/>
        </w:rPr>
        <w:t>345</w:t>
      </w:r>
      <w:r w:rsidRPr="00070A7B">
        <w:rPr>
          <w:rFonts w:hAnsi="Times New Roman" w:cs="Times New Roman"/>
          <w:noProof/>
        </w:rPr>
        <w:t>(6204), 1602–1605. https://doi.org/Doi 10.1126/Science.1256330</w:t>
      </w:r>
    </w:p>
    <w:p w14:paraId="6FA9EC0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334</w:t>
      </w:r>
      <w:r w:rsidRPr="00070A7B">
        <w:rPr>
          <w:rFonts w:hAnsi="Times New Roman" w:cs="Times New Roman"/>
          <w:noProof/>
        </w:rPr>
        <w:t>(1–2), 11–31. https://doi.org/10.1007/s11104-010-0444-9</w:t>
      </w:r>
    </w:p>
    <w:p w14:paraId="64D1FDB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070A7B">
        <w:rPr>
          <w:rFonts w:hAnsi="Times New Roman" w:cs="Times New Roman"/>
          <w:i/>
          <w:iCs/>
          <w:noProof/>
        </w:rPr>
        <w:t>Annals of Botany</w:t>
      </w:r>
      <w:r w:rsidRPr="00070A7B">
        <w:rPr>
          <w:rFonts w:hAnsi="Times New Roman" w:cs="Times New Roman"/>
          <w:noProof/>
        </w:rPr>
        <w:t xml:space="preserve">, </w:t>
      </w:r>
      <w:r w:rsidRPr="00070A7B">
        <w:rPr>
          <w:rFonts w:hAnsi="Times New Roman" w:cs="Times New Roman"/>
          <w:i/>
          <w:iCs/>
          <w:noProof/>
        </w:rPr>
        <w:t>98</w:t>
      </w:r>
      <w:r w:rsidRPr="00070A7B">
        <w:rPr>
          <w:rFonts w:hAnsi="Times New Roman" w:cs="Times New Roman"/>
          <w:noProof/>
        </w:rPr>
        <w:t>(4), 693–713. https://doi.org/10.1093/aob/mcl114</w:t>
      </w:r>
    </w:p>
    <w:p w14:paraId="670083C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Lamont, B. B., &amp; He, T. (2017). When did a Mediterranean-type climate originate in southwestern Australia? </w:t>
      </w:r>
      <w:r w:rsidRPr="00070A7B">
        <w:rPr>
          <w:rFonts w:hAnsi="Times New Roman" w:cs="Times New Roman"/>
          <w:i/>
          <w:iCs/>
          <w:noProof/>
        </w:rPr>
        <w:t>Global and Planetary Change</w:t>
      </w:r>
      <w:r w:rsidRPr="00070A7B">
        <w:rPr>
          <w:rFonts w:hAnsi="Times New Roman" w:cs="Times New Roman"/>
          <w:noProof/>
        </w:rPr>
        <w:t xml:space="preserve">, </w:t>
      </w:r>
      <w:r w:rsidRPr="00070A7B">
        <w:rPr>
          <w:rFonts w:hAnsi="Times New Roman" w:cs="Times New Roman"/>
          <w:i/>
          <w:iCs/>
          <w:noProof/>
        </w:rPr>
        <w:t>156</w:t>
      </w:r>
      <w:r w:rsidRPr="00070A7B">
        <w:rPr>
          <w:rFonts w:hAnsi="Times New Roman" w:cs="Times New Roman"/>
          <w:noProof/>
        </w:rPr>
        <w:t>, 46–58. https://doi.org/10.1016/j.gloplacha.2017.08.004</w:t>
      </w:r>
    </w:p>
    <w:p w14:paraId="19CCE2C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Larsen, R., Holmern, T., Prager, S. D., Maliti, H., &amp; Røskaft, E. (2009). Using the extended quarter degree grid cell system to unify mapping and sharing of biodiversity data. </w:t>
      </w:r>
      <w:r w:rsidRPr="00070A7B">
        <w:rPr>
          <w:rFonts w:hAnsi="Times New Roman" w:cs="Times New Roman"/>
          <w:i/>
          <w:iCs/>
          <w:noProof/>
        </w:rPr>
        <w:t>African Journal of Ecology</w:t>
      </w:r>
      <w:r w:rsidRPr="00070A7B">
        <w:rPr>
          <w:rFonts w:hAnsi="Times New Roman" w:cs="Times New Roman"/>
          <w:noProof/>
        </w:rPr>
        <w:t xml:space="preserve">, </w:t>
      </w:r>
      <w:r w:rsidRPr="00070A7B">
        <w:rPr>
          <w:rFonts w:hAnsi="Times New Roman" w:cs="Times New Roman"/>
          <w:i/>
          <w:iCs/>
          <w:noProof/>
        </w:rPr>
        <w:t>47</w:t>
      </w:r>
      <w:r w:rsidRPr="00070A7B">
        <w:rPr>
          <w:rFonts w:hAnsi="Times New Roman" w:cs="Times New Roman"/>
          <w:noProof/>
        </w:rPr>
        <w:t>(3), 382–392. https://doi.org/10.1111/j.1365-2028.2008.00997.x</w:t>
      </w:r>
    </w:p>
    <w:p w14:paraId="6425CD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070A7B">
        <w:rPr>
          <w:rFonts w:hAnsi="Times New Roman" w:cs="Times New Roman"/>
          <w:i/>
          <w:iCs/>
          <w:noProof/>
        </w:rPr>
        <w:t>Marine Ecology</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 1–5. https://doi.org/10.1111/j.1439-0485.2009.00358.x</w:t>
      </w:r>
    </w:p>
    <w:p w14:paraId="1946D1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Linder, H. P. (2019). Rare species, Restionaceae, and the Cape flora. </w:t>
      </w:r>
      <w:r w:rsidRPr="00070A7B">
        <w:rPr>
          <w:rFonts w:hAnsi="Times New Roman" w:cs="Times New Roman"/>
          <w:i/>
          <w:iCs/>
          <w:noProof/>
        </w:rPr>
        <w:t>Journal of Biogeography</w:t>
      </w:r>
      <w:r w:rsidRPr="00070A7B">
        <w:rPr>
          <w:rFonts w:hAnsi="Times New Roman" w:cs="Times New Roman"/>
          <w:noProof/>
        </w:rPr>
        <w:t>, 1–14. https://doi.org/10.1111/jbi.13709</w:t>
      </w:r>
    </w:p>
    <w:p w14:paraId="4CE2BB5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McLaughlin, B. C., Ackerly, D. D., Klos, P. Z., Natali, J., Dawson, T. E., &amp; Thompson, S. E. (2017). Hydrologic refugia, plants, and climate change. </w:t>
      </w:r>
      <w:r w:rsidRPr="00070A7B">
        <w:rPr>
          <w:rFonts w:hAnsi="Times New Roman" w:cs="Times New Roman"/>
          <w:i/>
          <w:iCs/>
          <w:noProof/>
        </w:rPr>
        <w:t>Global Change Biology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(8), 2941–2961.</w:t>
      </w:r>
    </w:p>
    <w:p w14:paraId="313A92C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Chase, B. M., &amp; Seliane, M. (2010). Holocene palaeoenvironments of the Cederberg and Swartruggens mountains, Western Cape, South Africa: pollen and stable isotope evidence from hyrax dung middens. </w:t>
      </w:r>
      <w:r w:rsidRPr="00070A7B">
        <w:rPr>
          <w:rFonts w:hAnsi="Times New Roman" w:cs="Times New Roman"/>
          <w:i/>
          <w:iCs/>
          <w:noProof/>
        </w:rPr>
        <w:t>Journal of Arid Environments</w:t>
      </w:r>
      <w:r w:rsidRPr="00070A7B">
        <w:rPr>
          <w:rFonts w:hAnsi="Times New Roman" w:cs="Times New Roman"/>
          <w:noProof/>
        </w:rPr>
        <w:t xml:space="preserve">, </w:t>
      </w:r>
      <w:r w:rsidRPr="00070A7B">
        <w:rPr>
          <w:rFonts w:hAnsi="Times New Roman" w:cs="Times New Roman"/>
          <w:i/>
          <w:iCs/>
          <w:noProof/>
        </w:rPr>
        <w:t>74</w:t>
      </w:r>
      <w:r w:rsidRPr="00070A7B">
        <w:rPr>
          <w:rFonts w:hAnsi="Times New Roman" w:cs="Times New Roman"/>
          <w:noProof/>
        </w:rPr>
        <w:t>(7), 786–793.</w:t>
      </w:r>
    </w:p>
    <w:p w14:paraId="2F1E05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Meadows, M E, &amp; Sugden, J. M. (1991). A vegetation history of the last 14,500 years on the Cederberg, SW Cape, South Africa. </w:t>
      </w:r>
      <w:r w:rsidRPr="00070A7B">
        <w:rPr>
          <w:rFonts w:hAnsi="Times New Roman" w:cs="Times New Roman"/>
          <w:i/>
          <w:iCs/>
          <w:noProof/>
        </w:rPr>
        <w:t>South African Journal of Science</w:t>
      </w:r>
      <w:r w:rsidRPr="00070A7B">
        <w:rPr>
          <w:rFonts w:hAnsi="Times New Roman" w:cs="Times New Roman"/>
          <w:noProof/>
        </w:rPr>
        <w:t xml:space="preserve">, </w:t>
      </w:r>
      <w:r w:rsidRPr="00070A7B">
        <w:rPr>
          <w:rFonts w:hAnsi="Times New Roman" w:cs="Times New Roman"/>
          <w:i/>
          <w:iCs/>
          <w:noProof/>
        </w:rPr>
        <w:t>87</w:t>
      </w:r>
      <w:r w:rsidRPr="00070A7B">
        <w:rPr>
          <w:rFonts w:hAnsi="Times New Roman" w:cs="Times New Roman"/>
          <w:noProof/>
        </w:rPr>
        <w:t>(3).</w:t>
      </w:r>
    </w:p>
    <w:p w14:paraId="2DB6BFB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Michael E, &amp; Sugden, J. M. (1993). The late Quaternary palaeoecology of a floristic kingdom: the southwestern Cape South Africa. </w:t>
      </w:r>
      <w:r w:rsidRPr="00070A7B">
        <w:rPr>
          <w:rFonts w:hAnsi="Times New Roman" w:cs="Times New Roman"/>
          <w:i/>
          <w:iCs/>
          <w:noProof/>
        </w:rPr>
        <w:t>Palaeogeography, Palaeoclimatology, Palaeoecology</w:t>
      </w:r>
      <w:r w:rsidRPr="00070A7B">
        <w:rPr>
          <w:rFonts w:hAnsi="Times New Roman" w:cs="Times New Roman"/>
          <w:noProof/>
        </w:rPr>
        <w:t xml:space="preserve">, </w:t>
      </w:r>
      <w:r w:rsidRPr="00070A7B">
        <w:rPr>
          <w:rFonts w:hAnsi="Times New Roman" w:cs="Times New Roman"/>
          <w:i/>
          <w:iCs/>
          <w:noProof/>
        </w:rPr>
        <w:t>101</w:t>
      </w:r>
      <w:r w:rsidRPr="00070A7B">
        <w:rPr>
          <w:rFonts w:hAnsi="Times New Roman" w:cs="Times New Roman"/>
          <w:noProof/>
        </w:rPr>
        <w:t>(3–4), 271–281.</w:t>
      </w:r>
    </w:p>
    <w:p w14:paraId="56E5A05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Merow, C., Smith, M. J., &amp; Silander, J. A. (2013). A practical guide to MaxEnt for modeling species’ distributions: what it does, and why inputs and settings matter.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(10), 1058–1069.</w:t>
      </w:r>
    </w:p>
    <w:p w14:paraId="42448FF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(2), 107. https://doi.org/10.2307/2844553</w:t>
      </w:r>
    </w:p>
    <w:p w14:paraId="5B54656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070A7B">
        <w:rPr>
          <w:rFonts w:hAnsi="Times New Roman" w:cs="Times New Roman"/>
          <w:i/>
          <w:iCs/>
          <w:noProof/>
        </w:rPr>
        <w:t>PLoS ONE</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(7), 1–16. https://doi.org/10.1371/journal.pone.0131924</w:t>
      </w:r>
    </w:p>
    <w:p w14:paraId="4FC201D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Mucina, L., &amp; Rutherford, M. C. (2006). </w:t>
      </w:r>
      <w:r w:rsidRPr="00070A7B">
        <w:rPr>
          <w:rFonts w:hAnsi="Times New Roman" w:cs="Times New Roman"/>
          <w:i/>
          <w:iCs/>
          <w:noProof/>
        </w:rPr>
        <w:t>The vegetation of South Africa, Lesotho and Swaziland.</w:t>
      </w:r>
      <w:r w:rsidRPr="00070A7B">
        <w:rPr>
          <w:rFonts w:hAnsi="Times New Roman" w:cs="Times New Roman"/>
          <w:noProof/>
        </w:rPr>
        <w:t xml:space="preserve"> South African National Biodiversity Institute.</w:t>
      </w:r>
    </w:p>
    <w:p w14:paraId="60CE945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Oliver, E. G. H., Linder, H. P., &amp; Rourke, J. P. (1983). Geographical distribution of present-day Cape taxa and their phytogeographical significance. </w:t>
      </w:r>
      <w:r w:rsidRPr="00070A7B">
        <w:rPr>
          <w:rFonts w:hAnsi="Times New Roman" w:cs="Times New Roman"/>
          <w:i/>
          <w:iCs/>
          <w:noProof/>
        </w:rPr>
        <w:t>Bothalia</w:t>
      </w:r>
      <w:r w:rsidRPr="00070A7B">
        <w:rPr>
          <w:rFonts w:hAnsi="Times New Roman" w:cs="Times New Roman"/>
          <w:noProof/>
        </w:rPr>
        <w:t xml:space="preserve">, </w:t>
      </w:r>
      <w:r w:rsidRPr="00070A7B">
        <w:rPr>
          <w:rFonts w:hAnsi="Times New Roman" w:cs="Times New Roman"/>
          <w:i/>
          <w:iCs/>
          <w:noProof/>
        </w:rPr>
        <w:t>14</w:t>
      </w:r>
      <w:r w:rsidRPr="00070A7B">
        <w:rPr>
          <w:rFonts w:hAnsi="Times New Roman" w:cs="Times New Roman"/>
          <w:noProof/>
        </w:rPr>
        <w:t>(3/4), 427–440.</w:t>
      </w:r>
    </w:p>
    <w:p w14:paraId="701E912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(11), 933–938.</w:t>
      </w:r>
    </w:p>
    <w:p w14:paraId="5FB31EB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R Core Team. (2019). R: A Language and Environment for Statistical Computing. Vienna, Austria. Retrieved from https://www.r-project.org/</w:t>
      </w:r>
    </w:p>
    <w:p w14:paraId="75AE506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Rebelo, T. G. (2001). </w:t>
      </w:r>
      <w:r w:rsidRPr="00070A7B">
        <w:rPr>
          <w:rFonts w:hAnsi="Times New Roman" w:cs="Times New Roman"/>
          <w:i/>
          <w:iCs/>
          <w:noProof/>
        </w:rPr>
        <w:t>A field guide to the proteas of South Africa</w:t>
      </w:r>
      <w:r w:rsidRPr="00070A7B">
        <w:rPr>
          <w:rFonts w:hAnsi="Times New Roman" w:cs="Times New Roman"/>
          <w:noProof/>
        </w:rPr>
        <w:t>. Vlaeberg: Fernwood.</w:t>
      </w:r>
    </w:p>
    <w:p w14:paraId="3B50992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(1987). Community diversity: relative roles of local and regional processes. </w:t>
      </w:r>
      <w:r w:rsidRPr="00070A7B">
        <w:rPr>
          <w:rFonts w:hAnsi="Times New Roman" w:cs="Times New Roman"/>
          <w:i/>
          <w:iCs/>
          <w:noProof/>
        </w:rPr>
        <w:t>Science, New Series</w:t>
      </w:r>
      <w:r w:rsidRPr="00070A7B">
        <w:rPr>
          <w:rFonts w:hAnsi="Times New Roman" w:cs="Times New Roman"/>
          <w:noProof/>
        </w:rPr>
        <w:t xml:space="preserve">, </w:t>
      </w:r>
      <w:r w:rsidRPr="00070A7B">
        <w:rPr>
          <w:rFonts w:hAnsi="Times New Roman" w:cs="Times New Roman"/>
          <w:i/>
          <w:iCs/>
          <w:noProof/>
        </w:rPr>
        <w:t>235</w:t>
      </w:r>
      <w:r w:rsidRPr="00070A7B">
        <w:rPr>
          <w:rFonts w:hAnsi="Times New Roman" w:cs="Times New Roman"/>
          <w:noProof/>
        </w:rPr>
        <w:t>(4785), 167–171.</w:t>
      </w:r>
    </w:p>
    <w:p w14:paraId="1E0F428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(2004). A comprehensive framework for global patterns in biodiversity.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7</w:t>
      </w:r>
      <w:r w:rsidRPr="00070A7B">
        <w:rPr>
          <w:rFonts w:hAnsi="Times New Roman" w:cs="Times New Roman"/>
          <w:noProof/>
        </w:rPr>
        <w:t>(1), 1–15.</w:t>
      </w:r>
    </w:p>
    <w:p w14:paraId="4A792AE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Shane, M. W., Cramer, M. D., &amp; Lambers, H. (2008). Root of edaphically controlled Proteaceae turnover on the Agulhas Plain, South Africa: phosphate uptake regulation and growth. </w:t>
      </w:r>
      <w:r w:rsidRPr="00070A7B">
        <w:rPr>
          <w:rFonts w:hAnsi="Times New Roman" w:cs="Times New Roman"/>
          <w:i/>
          <w:iCs/>
          <w:noProof/>
        </w:rPr>
        <w:t>Plant, Cell &amp; Environment</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(12), 1825–1833.</w:t>
      </w:r>
    </w:p>
    <w:p w14:paraId="2570FB8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Slingsby, J. A., February, E. C., &amp; Rebelo, T. G. (2018). Water: at what cost to our unique flora? </w:t>
      </w:r>
      <w:r w:rsidRPr="00070A7B">
        <w:rPr>
          <w:rFonts w:hAnsi="Times New Roman" w:cs="Times New Roman"/>
          <w:i/>
          <w:iCs/>
          <w:noProof/>
        </w:rPr>
        <w:t>Veld &amp; Flora</w:t>
      </w:r>
      <w:r w:rsidRPr="00070A7B">
        <w:rPr>
          <w:rFonts w:hAnsi="Times New Roman" w:cs="Times New Roman"/>
          <w:noProof/>
        </w:rPr>
        <w:t xml:space="preserve">, </w:t>
      </w:r>
      <w:r w:rsidRPr="00070A7B">
        <w:rPr>
          <w:rFonts w:hAnsi="Times New Roman" w:cs="Times New Roman"/>
          <w:i/>
          <w:iCs/>
          <w:noProof/>
        </w:rPr>
        <w:t>June</w:t>
      </w:r>
      <w:r w:rsidRPr="00070A7B">
        <w:rPr>
          <w:rFonts w:hAnsi="Times New Roman" w:cs="Times New Roman"/>
          <w:noProof/>
        </w:rPr>
        <w:t>, 72–75.</w:t>
      </w:r>
    </w:p>
    <w:p w14:paraId="7A6D2DD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Snijman, D. A. (2013). </w:t>
      </w:r>
      <w:r w:rsidRPr="00070A7B">
        <w:rPr>
          <w:rFonts w:hAnsi="Times New Roman" w:cs="Times New Roman"/>
          <w:i/>
          <w:iCs/>
          <w:noProof/>
        </w:rPr>
        <w:t>Plants of the Greater Cape Floristic Region. 2: The Extra Cape flora</w:t>
      </w:r>
      <w:r w:rsidRPr="00070A7B">
        <w:rPr>
          <w:rFonts w:hAnsi="Times New Roman" w:cs="Times New Roman"/>
          <w:noProof/>
        </w:rPr>
        <w:t>. South African National Biodiversity Institute.</w:t>
      </w:r>
    </w:p>
    <w:p w14:paraId="4983C6B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Sobel, J. M., Chen, G. F., Watt, L. R., &amp; Schemske, D. W. (2010). The biology of speciation. </w:t>
      </w:r>
      <w:r w:rsidRPr="00070A7B">
        <w:rPr>
          <w:rFonts w:hAnsi="Times New Roman" w:cs="Times New Roman"/>
          <w:i/>
          <w:iCs/>
          <w:noProof/>
        </w:rPr>
        <w:t>Evolution</w:t>
      </w:r>
      <w:r w:rsidRPr="00070A7B">
        <w:rPr>
          <w:rFonts w:hAnsi="Times New Roman" w:cs="Times New Roman"/>
          <w:noProof/>
        </w:rPr>
        <w:t xml:space="preserve">, </w:t>
      </w:r>
      <w:r w:rsidRPr="00070A7B">
        <w:rPr>
          <w:rFonts w:hAnsi="Times New Roman" w:cs="Times New Roman"/>
          <w:i/>
          <w:iCs/>
          <w:noProof/>
        </w:rPr>
        <w:t>64</w:t>
      </w:r>
      <w:r w:rsidRPr="00070A7B">
        <w:rPr>
          <w:rFonts w:hAnsi="Times New Roman" w:cs="Times New Roman"/>
          <w:noProof/>
        </w:rPr>
        <w:t>(2), 295–315. https://doi.org/10.1111/j.1558-5646.2009.00877.x</w:t>
      </w:r>
    </w:p>
    <w:p w14:paraId="5F6AB32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Stein, A., Gerstner, K., &amp; Kreft, H. (2014). Environmental heterogeneity as a universal driver of species richness across taxa, biomes and spatial scales.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17</w:t>
      </w:r>
      <w:r w:rsidRPr="00070A7B">
        <w:rPr>
          <w:rFonts w:hAnsi="Times New Roman" w:cs="Times New Roman"/>
          <w:noProof/>
        </w:rPr>
        <w:t>(7), 866–880. https://doi.org/10.1111/ele.12277</w:t>
      </w:r>
    </w:p>
    <w:p w14:paraId="1B675E6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Stock, W. D., &amp; Verboom, G. A. (2012). Phylogenetic ecology of foliar N and P concentrations and N: P ratios across mediterranean-type ecosystems.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(12), 1147–1156.</w:t>
      </w:r>
    </w:p>
    <w:p w14:paraId="679E0FC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Thuiller, W., Midgley, G. F., Rouget, M., Cowling, R. M., F. Midgley, G., Rougeti, M., &amp; M. Cowling, R. (2006). Predicting patterns of plant species richness in megadiverse South Africa.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29</w:t>
      </w:r>
      <w:r w:rsidRPr="00070A7B">
        <w:rPr>
          <w:rFonts w:hAnsi="Times New Roman" w:cs="Times New Roman"/>
          <w:noProof/>
        </w:rPr>
        <w:t>(5), 733–744. https://doi.org/10.1111/j.0906-7590.2006.04674.x</w:t>
      </w:r>
    </w:p>
    <w:p w14:paraId="35CF33A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van Rensburg, B. J., Chown, S. L., &amp; Gaston, K. J. (2002). Species richness, environmental correlates, and spatial scale: a test esing South African birds.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159</w:t>
      </w:r>
      <w:r w:rsidRPr="00070A7B">
        <w:rPr>
          <w:rFonts w:hAnsi="Times New Roman" w:cs="Times New Roman"/>
          <w:noProof/>
        </w:rPr>
        <w:t>(5), 566–577. https://doi.org/10.1086/339464</w:t>
      </w:r>
    </w:p>
    <w:p w14:paraId="68FCA37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Veech, J. A., Summerville, K. S., Crist, T. O., &amp; Gering, J. C. (2002). The additive partitioning of species diversity: recent revival of an old idea. </w:t>
      </w:r>
      <w:r w:rsidRPr="00070A7B">
        <w:rPr>
          <w:rFonts w:hAnsi="Times New Roman" w:cs="Times New Roman"/>
          <w:i/>
          <w:iCs/>
          <w:noProof/>
        </w:rPr>
        <w:t>Oikos</w:t>
      </w:r>
      <w:r w:rsidRPr="00070A7B">
        <w:rPr>
          <w:rFonts w:hAnsi="Times New Roman" w:cs="Times New Roman"/>
          <w:noProof/>
        </w:rPr>
        <w:t xml:space="preserve">, </w:t>
      </w:r>
      <w:r w:rsidRPr="00070A7B">
        <w:rPr>
          <w:rFonts w:hAnsi="Times New Roman" w:cs="Times New Roman"/>
          <w:i/>
          <w:iCs/>
          <w:noProof/>
        </w:rPr>
        <w:t>99</w:t>
      </w:r>
      <w:r w:rsidRPr="00070A7B">
        <w:rPr>
          <w:rFonts w:hAnsi="Times New Roman" w:cs="Times New Roman"/>
          <w:noProof/>
        </w:rPr>
        <w:t>(1), 3–9.</w:t>
      </w:r>
    </w:p>
    <w:p w14:paraId="3F190A3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Verboom, G. A., Linder, H. P., Forest, F., Hoffmann, V., Bergh, N. G., &amp; Cowling, R. M. (2014). Cenozoic assembly of the Greater Cape flora.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Oxford: Oxford University Press. Retrieved from http://www.oxfordscholarship.com/view/10.1093/acprof:oso/9780199679584.001.0001/acprof-9780199679584</w:t>
      </w:r>
    </w:p>
    <w:p w14:paraId="3EA9B9F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Whittaker, R. H. (1960). Vegetation of the Siskiyou mountains, Oregon and California. </w:t>
      </w:r>
      <w:r w:rsidRPr="00070A7B">
        <w:rPr>
          <w:rFonts w:hAnsi="Times New Roman" w:cs="Times New Roman"/>
          <w:i/>
          <w:iCs/>
          <w:noProof/>
        </w:rPr>
        <w:t>Ecological Monographs</w:t>
      </w:r>
      <w:r w:rsidRPr="00070A7B">
        <w:rPr>
          <w:rFonts w:hAnsi="Times New Roman" w:cs="Times New Roman"/>
          <w:noProof/>
        </w:rPr>
        <w:t xml:space="preserve">, </w:t>
      </w:r>
      <w:r w:rsidRPr="00070A7B">
        <w:rPr>
          <w:rFonts w:hAnsi="Times New Roman" w:cs="Times New Roman"/>
          <w:i/>
          <w:iCs/>
          <w:noProof/>
        </w:rPr>
        <w:t>30</w:t>
      </w:r>
      <w:r w:rsidRPr="00070A7B">
        <w:rPr>
          <w:rFonts w:hAnsi="Times New Roman" w:cs="Times New Roman"/>
          <w:noProof/>
        </w:rPr>
        <w:t>(3), 279–338.</w:t>
      </w:r>
    </w:p>
    <w:p w14:paraId="10503EB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(2004a). Speciation and ecology revisited: phylogenetic niche conservatism and the origin of species. </w:t>
      </w:r>
      <w:r w:rsidRPr="00070A7B">
        <w:rPr>
          <w:rFonts w:hAnsi="Times New Roman" w:cs="Times New Roman"/>
          <w:i/>
          <w:iCs/>
          <w:noProof/>
        </w:rPr>
        <w:t>Evolution</w:t>
      </w:r>
      <w:r w:rsidRPr="00070A7B">
        <w:rPr>
          <w:rFonts w:hAnsi="Times New Roman" w:cs="Times New Roman"/>
          <w:noProof/>
        </w:rPr>
        <w:t xml:space="preserve">, </w:t>
      </w:r>
      <w:r w:rsidRPr="00070A7B">
        <w:rPr>
          <w:rFonts w:hAnsi="Times New Roman" w:cs="Times New Roman"/>
          <w:i/>
          <w:iCs/>
          <w:noProof/>
        </w:rPr>
        <w:t>58</w:t>
      </w:r>
      <w:r w:rsidRPr="00070A7B">
        <w:rPr>
          <w:rFonts w:hAnsi="Times New Roman" w:cs="Times New Roman"/>
          <w:noProof/>
        </w:rPr>
        <w:t>(1), 193–197.</w:t>
      </w:r>
    </w:p>
    <w:p w14:paraId="7182508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(2004b). What is speciation and how should we study it?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163</w:t>
      </w:r>
      <w:r w:rsidRPr="00070A7B">
        <w:rPr>
          <w:rFonts w:hAnsi="Times New Roman" w:cs="Times New Roman"/>
          <w:noProof/>
        </w:rPr>
        <w:t>(6), 914–923.</w:t>
      </w:r>
    </w:p>
    <w:p w14:paraId="2F588D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46</w:t>
      </w:r>
      <w:r w:rsidRPr="00070A7B">
        <w:rPr>
          <w:rFonts w:hAnsi="Times New Roman" w:cs="Times New Roman"/>
          <w:noProof/>
        </w:rPr>
        <w:t>(9), 1936–1947. https://doi.org/10.1111/jbi.13625</w:t>
      </w:r>
    </w:p>
    <w:p w14:paraId="79A91F4D" w14:textId="732A3007" w:rsidR="00112BB0" w:rsidRDefault="008E0DFC" w:rsidP="00070A7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9"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0"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1" w:history="1">
        <w:r w:rsidRPr="002C20EB">
          <w:rPr>
            <w:rStyle w:val="Hyperlink"/>
          </w:rPr>
          <w:t>https://orcid.org/0000-0002-1363-9781</w:t>
        </w:r>
      </w:hyperlink>
    </w:p>
    <w:sectPr w:rsidR="00B46208" w:rsidRPr="00B46208" w:rsidSect="009C2F09">
      <w:footerReference w:type="default" r:id="rId22"/>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ichael Cramer" w:date="2020-01-29T14:53:00Z" w:initials="MC">
    <w:p w14:paraId="6EA9D13A" w14:textId="7AB0E35D" w:rsidR="00BC6386" w:rsidRDefault="00BC6386">
      <w:pPr>
        <w:pStyle w:val="CommentText"/>
      </w:pPr>
      <w:r>
        <w:rPr>
          <w:rStyle w:val="CommentReference"/>
        </w:rPr>
        <w:annotationRef/>
      </w:r>
      <w:r>
        <w:t>Heterogeniety explained by heterogeneity in this sentence</w:t>
      </w:r>
    </w:p>
  </w:comment>
  <w:comment w:id="8" w:author="Michael Cramer" w:date="2020-01-29T14:54:00Z" w:initials="MC">
    <w:p w14:paraId="3B33B4F1" w14:textId="29F8C2F5" w:rsidR="00BC6386" w:rsidRDefault="00BC6386">
      <w:pPr>
        <w:pStyle w:val="CommentText"/>
      </w:pPr>
      <w:r>
        <w:rPr>
          <w:rStyle w:val="CommentReference"/>
        </w:rPr>
        <w:annotationRef/>
      </w:r>
      <w:r>
        <w:t xml:space="preserve">Students commented that not all abbreviations declared on first mention. </w:t>
      </w:r>
    </w:p>
  </w:comment>
  <w:comment w:id="9" w:author="Michael Cramer" w:date="2020-01-29T14:55:00Z" w:initials="MC">
    <w:p w14:paraId="7D6E1E8C" w14:textId="72377C6B" w:rsidR="00BC6386" w:rsidRDefault="00BC6386">
      <w:pPr>
        <w:pStyle w:val="CommentText"/>
      </w:pPr>
      <w:r>
        <w:rPr>
          <w:rStyle w:val="CommentReference"/>
        </w:rPr>
        <w:annotationRef/>
      </w:r>
      <w:r>
        <w:t xml:space="preserve">Students and I have previously commented on multiple referencing. Please confine to circumstances where necessary. </w:t>
      </w:r>
    </w:p>
  </w:comment>
  <w:comment w:id="10" w:author="Michael Cramer" w:date="2020-01-29T14:56:00Z" w:initials="MC">
    <w:p w14:paraId="3364B9C9" w14:textId="2C64ACE9" w:rsidR="00BC6386" w:rsidRDefault="00BC6386">
      <w:pPr>
        <w:pStyle w:val="CommentText"/>
      </w:pPr>
      <w:r>
        <w:rPr>
          <w:rStyle w:val="CommentReference"/>
        </w:rPr>
        <w:annotationRef/>
      </w:r>
      <w:r>
        <w:t>The students suggested that the importance of scale was not that clear from the introduction. I think this could be made more explicit</w:t>
      </w:r>
    </w:p>
  </w:comment>
  <w:comment w:id="12" w:author="Michael Cramer" w:date="2020-01-21T16:03:00Z" w:initials="MC">
    <w:p w14:paraId="40C7EE35" w14:textId="77D72B2E" w:rsidR="00BC6386" w:rsidRDefault="00BC6386">
      <w:pPr>
        <w:pStyle w:val="CommentText"/>
      </w:pPr>
      <w:r>
        <w:rPr>
          <w:rStyle w:val="CommentReference"/>
        </w:rPr>
        <w:annotationRef/>
      </w:r>
      <w:r>
        <w:t>I would argue that Hooper</w:t>
      </w:r>
      <w:r>
        <w:t>’</w:t>
      </w:r>
      <w:r>
        <w:t xml:space="preserve">s application of this to SWAFR similarly distorts patterns there. </w:t>
      </w:r>
    </w:p>
  </w:comment>
  <w:comment w:id="15" w:author="Michael Cramer" w:date="2020-01-29T14:59:00Z" w:initials="MC">
    <w:p w14:paraId="510359C4" w14:textId="77777777" w:rsidR="00BC6386" w:rsidRDefault="00BC6386">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infleuences the comparison between SWAFR and GCFR. Perhaps worth thinking about how to justify the exclusion better. </w:t>
      </w:r>
    </w:p>
    <w:p w14:paraId="0ED6C87E" w14:textId="77777777" w:rsidR="00BC6386" w:rsidRDefault="00BC6386">
      <w:pPr>
        <w:pStyle w:val="CommentText"/>
      </w:pPr>
    </w:p>
    <w:p w14:paraId="3ACBD6E4" w14:textId="2BBBAC21" w:rsidR="00BC6386" w:rsidRDefault="00BC6386">
      <w:pPr>
        <w:pStyle w:val="CommentText"/>
      </w:pPr>
      <w:r>
        <w:t>They also asked about how much area was actually sampled in the end. You give the area of the SWAFR and GCFR but not of the QDSs that were included</w:t>
      </w:r>
      <w:r>
        <w:t>…</w:t>
      </w:r>
      <w:r>
        <w:t>.</w:t>
      </w:r>
    </w:p>
  </w:comment>
  <w:comment w:id="18" w:author="Michael Cramer" w:date="2020-01-21T19:08:00Z" w:initials="MC">
    <w:p w14:paraId="59427535" w14:textId="77777777" w:rsidR="00BC6386" w:rsidRDefault="00BC6386">
      <w:pPr>
        <w:pStyle w:val="CommentText"/>
      </w:pPr>
      <w:r>
        <w:rPr>
          <w:rStyle w:val="CommentReference"/>
        </w:rPr>
        <w:annotationRef/>
      </w:r>
      <w:r>
        <w:t>I think the CLES could be explained rather succinctly. Something like:</w:t>
      </w:r>
    </w:p>
    <w:p w14:paraId="506FD5DD" w14:textId="77777777" w:rsidR="00BC6386" w:rsidRPr="00DD6E28" w:rsidRDefault="00BC6386" w:rsidP="00DD6E28">
      <w:pPr>
        <w:spacing w:after="0"/>
        <w:rPr>
          <w:rFonts w:eastAsia="Times New Roman" w:hAnsi="Times New Roman" w:cs="Times New Roman"/>
        </w:rPr>
      </w:pPr>
      <w:r w:rsidRPr="00DD6E28">
        <w:rPr>
          <w:rFonts w:ascii="Arial" w:eastAsia="Times New Roman" w:hAnsi="Arial" w:cs="Arial"/>
          <w:color w:val="000000"/>
          <w:sz w:val="18"/>
          <w:szCs w:val="18"/>
          <w:shd w:val="clear" w:color="auto" w:fill="FFFFFF"/>
        </w:rPr>
        <w:t>calculated by dividing the difference between the two means by the square root of the sum of their variances and then determining the probability associated with the resulting </w:t>
      </w:r>
      <w:r w:rsidRPr="00DD6E28">
        <w:rPr>
          <w:rFonts w:ascii="Arial" w:eastAsia="Times New Roman" w:hAnsi="Arial" w:cs="Arial"/>
          <w:i/>
          <w:iCs/>
          <w:color w:val="000000"/>
          <w:sz w:val="18"/>
          <w:szCs w:val="18"/>
        </w:rPr>
        <w:t>z</w:t>
      </w:r>
      <w:r w:rsidRPr="00DD6E28">
        <w:rPr>
          <w:rFonts w:ascii="Arial" w:eastAsia="Times New Roman" w:hAnsi="Arial" w:cs="Arial"/>
          <w:color w:val="000000"/>
          <w:sz w:val="18"/>
          <w:szCs w:val="18"/>
          <w:shd w:val="clear" w:color="auto" w:fill="FFFFFF"/>
        </w:rPr>
        <w:t> score</w:t>
      </w:r>
    </w:p>
    <w:p w14:paraId="59889A6B" w14:textId="670C2DB5" w:rsidR="00BC6386" w:rsidRDefault="00BC6386">
      <w:pPr>
        <w:pStyle w:val="CommentText"/>
      </w:pPr>
    </w:p>
  </w:comment>
  <w:comment w:id="20" w:author="Michael Cramer" w:date="2020-01-21T16:40:00Z" w:initials="MC">
    <w:p w14:paraId="0C6AF99E" w14:textId="0CF1CB05" w:rsidR="00BC6386" w:rsidRDefault="00BC6386">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22" w:author="Michael Cramer" w:date="2020-01-21T16:36:00Z" w:initials="MC">
    <w:p w14:paraId="6590F930" w14:textId="1D0C42F5" w:rsidR="00BC6386" w:rsidRDefault="00BC6386">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BC6386" w:rsidRDefault="00BC6386">
      <w:pPr>
        <w:pStyle w:val="CommentText"/>
      </w:pPr>
    </w:p>
  </w:comment>
  <w:comment w:id="23" w:author="Michael Cramer" w:date="2020-01-29T15:03:00Z" w:initials="MC">
    <w:p w14:paraId="2BB8BE16" w14:textId="5AE53DA0" w:rsidR="00BC6386" w:rsidRDefault="00BC6386">
      <w:pPr>
        <w:pStyle w:val="CommentText"/>
      </w:pPr>
      <w:r>
        <w:rPr>
          <w:rStyle w:val="CommentReference"/>
        </w:rPr>
        <w:annotationRef/>
      </w:r>
      <w:r>
        <w:t xml:space="preserve">I checked into the use of the Mann-Whitney U and was not sure why it was chosen. </w:t>
      </w:r>
    </w:p>
  </w:comment>
  <w:comment w:id="24" w:author="Michael Cramer" w:date="2020-01-29T15:05:00Z" w:initials="MC">
    <w:p w14:paraId="36B615D9" w14:textId="6C341F8E" w:rsidR="00BC6386" w:rsidRDefault="00BC6386">
      <w:pPr>
        <w:pStyle w:val="CommentText"/>
      </w:pPr>
      <w:r>
        <w:rPr>
          <w:rStyle w:val="CommentReference"/>
        </w:rPr>
        <w:annotationRef/>
      </w:r>
      <w:r>
        <w:t>This should be for DS!!!</w:t>
      </w:r>
    </w:p>
  </w:comment>
  <w:comment w:id="28" w:author="Michael Cramer" w:date="2020-01-21T16:49:00Z" w:initials="MC">
    <w:p w14:paraId="20DE24DD" w14:textId="4372F8D1" w:rsidR="00BC6386" w:rsidRDefault="00BC6386">
      <w:pPr>
        <w:pStyle w:val="CommentText"/>
      </w:pPr>
      <w:r>
        <w:rPr>
          <w:rStyle w:val="CommentReference"/>
        </w:rPr>
        <w:annotationRef/>
      </w:r>
      <w:r>
        <w:t>Again, my feeling is that the data has not been properly dealt with. There is quite a bit to comment on I think.</w:t>
      </w:r>
    </w:p>
  </w:comment>
  <w:comment w:id="38" w:author="Michael Cramer" w:date="2020-01-21T16:59:00Z" w:initials="MC">
    <w:p w14:paraId="7A995306" w14:textId="385F6672" w:rsidR="00BC6386" w:rsidRDefault="00BC6386">
      <w:pPr>
        <w:pStyle w:val="CommentText"/>
      </w:pPr>
      <w:r>
        <w:rPr>
          <w:rStyle w:val="CommentReference"/>
        </w:rPr>
        <w:annotationRef/>
      </w:r>
      <w:r>
        <w:t>This is great, but maybe it could be linked to topographic heterogenity here? Just a statement to that effect?</w:t>
      </w:r>
    </w:p>
  </w:comment>
  <w:comment w:id="39" w:author="Michael Cramer" w:date="2020-01-21T17:41:00Z" w:initials="MC">
    <w:p w14:paraId="603C8862" w14:textId="2CD9A1E0" w:rsidR="00BC6386" w:rsidRDefault="00BC6386">
      <w:pPr>
        <w:pStyle w:val="CommentText"/>
      </w:pPr>
      <w:r>
        <w:rPr>
          <w:rStyle w:val="CommentReference"/>
        </w:rPr>
        <w:annotationRef/>
      </w:r>
      <w:r>
        <w:t>Which fig?</w:t>
      </w:r>
    </w:p>
  </w:comment>
  <w:comment w:id="42" w:author="Michael Cramer" w:date="2020-01-21T17:01:00Z" w:initials="MC">
    <w:p w14:paraId="40A6E4E2" w14:textId="7370FB69" w:rsidR="00BC6386" w:rsidRDefault="00BC6386">
      <w:pPr>
        <w:pStyle w:val="CommentText"/>
      </w:pPr>
      <w:r>
        <w:rPr>
          <w:rStyle w:val="CommentReference"/>
        </w:rPr>
        <w:annotationRef/>
      </w:r>
      <w:r>
        <w:t>Reference appropriate data here</w:t>
      </w:r>
    </w:p>
  </w:comment>
  <w:comment w:id="43" w:author="Michael Cramer" w:date="2020-01-21T17:51:00Z" w:initials="MC">
    <w:p w14:paraId="6F744210" w14:textId="1C8D7526" w:rsidR="00BC6386" w:rsidRDefault="00BC6386">
      <w:pPr>
        <w:pStyle w:val="CommentText"/>
      </w:pPr>
      <w:r>
        <w:rPr>
          <w:rStyle w:val="CommentReference"/>
        </w:rPr>
        <w:annotationRef/>
      </w:r>
      <w:r>
        <w:t>Refer fig here</w:t>
      </w:r>
    </w:p>
  </w:comment>
  <w:comment w:id="44" w:author="Michael Cramer" w:date="2020-01-21T17:52:00Z" w:initials="MC">
    <w:p w14:paraId="26A749F2" w14:textId="3F4F2286" w:rsidR="00BC6386" w:rsidRDefault="00BC6386">
      <w:pPr>
        <w:pStyle w:val="CommentText"/>
      </w:pPr>
      <w:r>
        <w:rPr>
          <w:rStyle w:val="CommentReference"/>
        </w:rPr>
        <w:annotationRef/>
      </w:r>
      <w:r>
        <w:t>From inspecting the graph this does not look so general! Besides, many are complex with different effects in SAFR and GCFR</w:t>
      </w:r>
      <w:r>
        <w:t>…</w:t>
      </w:r>
      <w:r>
        <w:t>.</w:t>
      </w:r>
    </w:p>
  </w:comment>
  <w:comment w:id="45" w:author="Michael Cramer" w:date="2020-01-21T18:21:00Z" w:initials="MC">
    <w:p w14:paraId="15DAAED6" w14:textId="487C74D0" w:rsidR="00BC6386" w:rsidRDefault="00BC6386">
      <w:pPr>
        <w:pStyle w:val="CommentText"/>
      </w:pPr>
      <w:r>
        <w:rPr>
          <w:rStyle w:val="CommentReference"/>
        </w:rPr>
        <w:annotationRef/>
      </w:r>
      <w:r>
        <w:t>Horrible sentence!</w:t>
      </w:r>
    </w:p>
  </w:comment>
  <w:comment w:id="46" w:author="Michael Cramer" w:date="2020-01-21T18:23:00Z" w:initials="MC">
    <w:p w14:paraId="6493917C" w14:textId="4F3552CA" w:rsidR="00BC6386" w:rsidRDefault="00BC6386">
      <w:pPr>
        <w:pStyle w:val="CommentText"/>
      </w:pPr>
      <w:r>
        <w:rPr>
          <w:rStyle w:val="CommentReference"/>
        </w:rPr>
        <w:annotationRef/>
      </w:r>
      <w:r>
        <w:t>Very hard to see this from the maps presented. Need a higher resolution map to make this point effectively.</w:t>
      </w:r>
    </w:p>
  </w:comment>
  <w:comment w:id="47" w:author="Michael Cramer" w:date="2020-01-21T18:25:00Z" w:initials="MC">
    <w:p w14:paraId="3216D7C2" w14:textId="2D9BD5C3" w:rsidR="00BC6386" w:rsidRDefault="00BC6386">
      <w:pPr>
        <w:pStyle w:val="CommentText"/>
      </w:pPr>
      <w:r>
        <w:rPr>
          <w:rStyle w:val="CommentReference"/>
        </w:rPr>
        <w:annotationRef/>
      </w:r>
      <w:r>
        <w:t>Wording</w:t>
      </w:r>
      <w:r>
        <w:t>…</w:t>
      </w:r>
    </w:p>
  </w:comment>
  <w:comment w:id="49" w:author="Michael Cramer" w:date="2020-01-21T18:32:00Z" w:initials="MC">
    <w:p w14:paraId="08FD9056" w14:textId="634F5059" w:rsidR="00BC6386" w:rsidRDefault="00BC6386">
      <w:pPr>
        <w:pStyle w:val="CommentText"/>
      </w:pPr>
      <w:r>
        <w:rPr>
          <w:rStyle w:val="CommentReference"/>
        </w:rPr>
        <w:annotationRef/>
      </w:r>
      <w:r>
        <w:t>On the basis of?</w:t>
      </w:r>
    </w:p>
  </w:comment>
  <w:comment w:id="50" w:author="Michael Cramer" w:date="2020-01-21T18:33:00Z" w:initials="MC">
    <w:p w14:paraId="6630E98D" w14:textId="63ADB3E1" w:rsidR="00BC6386" w:rsidRDefault="00BC6386">
      <w:pPr>
        <w:pStyle w:val="CommentText"/>
      </w:pPr>
      <w:r>
        <w:rPr>
          <w:rStyle w:val="CommentReference"/>
        </w:rPr>
        <w:annotationRef/>
      </w:r>
      <w:r>
        <w:t>I think this is such a well known phenomenon that the original citation must predate this considerably!</w:t>
      </w:r>
    </w:p>
  </w:comment>
  <w:comment w:id="51" w:author="Michael Cramer" w:date="2020-01-21T18:42:00Z" w:initials="MC">
    <w:p w14:paraId="1AF6D68F" w14:textId="4F8ED442" w:rsidR="00BC6386" w:rsidRDefault="00BC6386">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52" w:author="Michael Cramer" w:date="2020-01-21T18:44:00Z" w:initials="MC">
    <w:p w14:paraId="1EF10457" w14:textId="06919D9E" w:rsidR="00BC6386" w:rsidRDefault="00BC6386">
      <w:pPr>
        <w:pStyle w:val="CommentText"/>
      </w:pPr>
      <w:r>
        <w:rPr>
          <w:rStyle w:val="CommentReference"/>
        </w:rPr>
        <w:annotationRef/>
      </w:r>
      <w:r>
        <w:t>This was a review? Best source?</w:t>
      </w:r>
    </w:p>
  </w:comment>
  <w:comment w:id="53" w:author="Michael Cramer" w:date="2020-01-21T18:48:00Z" w:initials="MC">
    <w:p w14:paraId="31079DFF" w14:textId="10824F33" w:rsidR="00BC6386" w:rsidRDefault="00BC6386">
      <w:pPr>
        <w:pStyle w:val="CommentText"/>
      </w:pPr>
      <w:r>
        <w:rPr>
          <w:rStyle w:val="CommentReference"/>
        </w:rPr>
        <w:annotationRef/>
      </w:r>
      <w:r>
        <w:t>What is the definition of a single-site?</w:t>
      </w:r>
    </w:p>
  </w:comment>
  <w:comment w:id="59" w:author="Michael Cramer" w:date="2020-01-29T15:06:00Z" w:initials="MC">
    <w:p w14:paraId="13294229" w14:textId="608CD065" w:rsidR="00BC6386" w:rsidRDefault="00BC6386">
      <w:pPr>
        <w:pStyle w:val="CommentText"/>
      </w:pPr>
      <w:r>
        <w:rPr>
          <w:rStyle w:val="CommentReference"/>
        </w:rPr>
        <w:annotationRef/>
      </w:r>
      <w:r>
        <w:t xml:space="preserve">I was taught that this is NOT punctuation. </w:t>
      </w:r>
    </w:p>
  </w:comment>
  <w:comment w:id="64" w:author="Michael Cramer" w:date="2020-01-21T18:58:00Z" w:initials="MC">
    <w:p w14:paraId="7FA66952" w14:textId="2EE07ABC" w:rsidR="00BC6386" w:rsidRDefault="00BC6386">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65" w:author="Michael Cramer" w:date="2020-01-21T18:59:00Z" w:initials="MC">
    <w:p w14:paraId="6AF0ADCE" w14:textId="79C99A68" w:rsidR="00BC6386" w:rsidRDefault="00BC6386">
      <w:pPr>
        <w:pStyle w:val="CommentText"/>
      </w:pPr>
      <w:r>
        <w:rPr>
          <w:rStyle w:val="CommentReference"/>
        </w:rPr>
        <w:annotationRef/>
      </w:r>
      <w:r>
        <w:t>Can you do better than that? Must be possible to get some evidence of this from your data?</w:t>
      </w:r>
    </w:p>
  </w:comment>
  <w:comment w:id="66" w:author="Michael Cramer" w:date="2020-01-21T19:00:00Z" w:initials="MC">
    <w:p w14:paraId="42CCC1A1" w14:textId="2A75BE4E" w:rsidR="00BC6386" w:rsidRDefault="00BC6386">
      <w:pPr>
        <w:pStyle w:val="CommentText"/>
      </w:pPr>
      <w:r>
        <w:rPr>
          <w:rStyle w:val="CommentReference"/>
        </w:rPr>
        <w:annotationRef/>
      </w:r>
      <w:r>
        <w:t>Start of sentence???</w:t>
      </w:r>
    </w:p>
  </w:comment>
  <w:comment w:id="68" w:author="Michael Cramer" w:date="2020-01-21T19:02:00Z" w:initials="MC">
    <w:p w14:paraId="33809609" w14:textId="17BC86DE" w:rsidR="00BC6386" w:rsidRDefault="00BC6386">
      <w:pPr>
        <w:pStyle w:val="CommentText"/>
      </w:pPr>
      <w:r>
        <w:rPr>
          <w:rStyle w:val="CommentReference"/>
        </w:rPr>
        <w:annotationRef/>
      </w:r>
      <w:r>
        <w:t>Why?</w:t>
      </w:r>
    </w:p>
  </w:comment>
  <w:comment w:id="71" w:author="Michael Cramer" w:date="2020-01-29T15:09:00Z" w:initials="MC">
    <w:p w14:paraId="669B9784" w14:textId="44627712" w:rsidR="00BC6386" w:rsidRDefault="00BC6386">
      <w:pPr>
        <w:pStyle w:val="CommentText"/>
      </w:pPr>
      <w:r>
        <w:rPr>
          <w:rStyle w:val="CommentReference"/>
        </w:rPr>
        <w:annotationRef/>
      </w:r>
      <w:r>
        <w:t xml:space="preserve">The students commented on  the excessive lengths of several sentences. Especially this one. </w:t>
      </w:r>
    </w:p>
  </w:comment>
  <w:comment w:id="86" w:author="Michael Cramer" w:date="2020-01-21T16:45:00Z" w:initials="MC">
    <w:p w14:paraId="1527499C" w14:textId="0507583F" w:rsidR="00BC6386" w:rsidRDefault="00BC6386">
      <w:pPr>
        <w:pStyle w:val="CommentText"/>
      </w:pPr>
      <w:r>
        <w:rPr>
          <w:rStyle w:val="CommentReference"/>
        </w:rPr>
        <w:annotationRef/>
      </w:r>
      <w:r>
        <w:t xml:space="preserve">Prop. Is mysterious on y axis. Write it out or make sure you explain in caption. Some units for S? Some indication of what S is in the caption needed. </w:t>
      </w:r>
    </w:p>
  </w:comment>
  <w:comment w:id="87" w:author="Michael Cramer" w:date="2020-01-21T19:07:00Z" w:initials="MC">
    <w:p w14:paraId="05C5B360" w14:textId="3958D583" w:rsidR="00BC6386" w:rsidRDefault="00BC6386">
      <w:pPr>
        <w:pStyle w:val="CommentText"/>
      </w:pPr>
      <w:r>
        <w:rPr>
          <w:rStyle w:val="CommentReference"/>
        </w:rPr>
        <w:annotationRef/>
      </w:r>
      <w:r>
        <w:t>Are these really isolines?</w:t>
      </w:r>
    </w:p>
  </w:comment>
  <w:comment w:id="88" w:author="Michael Cramer" w:date="2020-01-21T17:53:00Z" w:initials="MC">
    <w:p w14:paraId="735DAFC9" w14:textId="5D291A72" w:rsidR="00BC6386" w:rsidRDefault="00BC6386">
      <w:pPr>
        <w:pStyle w:val="CommentText"/>
      </w:pPr>
      <w:r>
        <w:rPr>
          <w:rStyle w:val="CommentReference"/>
        </w:rPr>
        <w:annotationRef/>
      </w:r>
      <w:r>
        <w:t>This is not what the legend seems to imply???</w:t>
      </w:r>
    </w:p>
  </w:comment>
  <w:comment w:id="90" w:author="Michael Cramer" w:date="2020-01-21T17:54:00Z" w:initials="MC">
    <w:p w14:paraId="6EBE4948" w14:textId="2531A1A6" w:rsidR="00BC6386" w:rsidRDefault="00BC6386">
      <w:pPr>
        <w:pStyle w:val="CommentText"/>
      </w:pPr>
      <w:r>
        <w:rPr>
          <w:rStyle w:val="CommentReference"/>
        </w:rPr>
        <w:annotationRef/>
      </w:r>
      <w:r>
        <w:t>Something cooking?</w:t>
      </w:r>
    </w:p>
  </w:comment>
  <w:comment w:id="92" w:author="Michael Cramer" w:date="2020-01-21T19:10:00Z" w:initials="MC">
    <w:p w14:paraId="1675CC89" w14:textId="5A9E40FE" w:rsidR="00BC6386" w:rsidRDefault="00BC6386">
      <w:pPr>
        <w:pStyle w:val="CommentText"/>
      </w:pPr>
      <w:r>
        <w:rPr>
          <w:rStyle w:val="CommentReference"/>
        </w:rPr>
        <w:annotationRef/>
      </w:r>
      <w:r>
        <w:t>Ruan, we did have a discussion of this. I think the rasters on dryad are perhaps questionable</w:t>
      </w:r>
      <w:r>
        <w:t>…</w:t>
      </w:r>
      <w:r>
        <w:t>? It could be argued that the cleaned species list might be useful</w:t>
      </w:r>
      <w:r>
        <w:t>…</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EA9D13A" w15:done="1"/>
  <w15:commentEx w15:paraId="3B33B4F1" w15:done="0"/>
  <w15:commentEx w15:paraId="7D6E1E8C" w15:done="0"/>
  <w15:commentEx w15:paraId="3364B9C9" w15:done="0"/>
  <w15:commentEx w15:paraId="40C7EE35" w15:done="0"/>
  <w15:commentEx w15:paraId="3ACBD6E4" w15:done="0"/>
  <w15:commentEx w15:paraId="59889A6B" w15:done="0"/>
  <w15:commentEx w15:paraId="0C6AF99E" w15:done="0"/>
  <w15:commentEx w15:paraId="16711E5A" w15:done="0"/>
  <w15:commentEx w15:paraId="2BB8BE16" w15:done="0"/>
  <w15:commentEx w15:paraId="36B615D9" w15:done="1"/>
  <w15:commentEx w15:paraId="20DE24DD" w15:done="0"/>
  <w15:commentEx w15:paraId="7A995306" w15:done="0"/>
  <w15:commentEx w15:paraId="603C8862" w15:done="1"/>
  <w15:commentEx w15:paraId="40A6E4E2" w15:done="0"/>
  <w15:commentEx w15:paraId="6F744210" w15:done="0"/>
  <w15:commentEx w15:paraId="26A749F2" w15:done="0"/>
  <w15:commentEx w15:paraId="15DAAED6" w15:done="0"/>
  <w15:commentEx w15:paraId="6493917C" w15:done="0"/>
  <w15:commentEx w15:paraId="3216D7C2" w15:done="0"/>
  <w15:commentEx w15:paraId="08FD9056" w15:done="0"/>
  <w15:commentEx w15:paraId="6630E98D" w15:done="0"/>
  <w15:commentEx w15:paraId="1AF6D68F" w15:done="0"/>
  <w15:commentEx w15:paraId="1EF10457" w15:done="0"/>
  <w15:commentEx w15:paraId="31079DFF" w15:done="0"/>
  <w15:commentEx w15:paraId="13294229" w15:done="0"/>
  <w15:commentEx w15:paraId="7FA66952" w15:done="0"/>
  <w15:commentEx w15:paraId="6AF0ADCE" w15:done="0"/>
  <w15:commentEx w15:paraId="42CCC1A1" w15:done="0"/>
  <w15:commentEx w15:paraId="33809609" w15:done="0"/>
  <w15:commentEx w15:paraId="669B9784" w15:done="0"/>
  <w15:commentEx w15:paraId="1527499C" w15:done="0"/>
  <w15:commentEx w15:paraId="05C5B360" w15:done="0"/>
  <w15:commentEx w15:paraId="735DAFC9" w15:done="0"/>
  <w15:commentEx w15:paraId="6EBE4948" w15:done="0"/>
  <w15:commentEx w15:paraId="1675CC8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A9D13A" w16cid:durableId="21DC1AED"/>
  <w16cid:commentId w16cid:paraId="3B33B4F1" w16cid:durableId="21DC1B42"/>
  <w16cid:commentId w16cid:paraId="7D6E1E8C" w16cid:durableId="21DC1B5A"/>
  <w16cid:commentId w16cid:paraId="3364B9C9" w16cid:durableId="21DC1B8E"/>
  <w16cid:commentId w16cid:paraId="40C7EE35" w16cid:durableId="21D19F5E"/>
  <w16cid:commentId w16cid:paraId="3ACBD6E4" w16cid:durableId="21DC1C49"/>
  <w16cid:commentId w16cid:paraId="59889A6B" w16cid:durableId="21D1CAB4"/>
  <w16cid:commentId w16cid:paraId="0C6AF99E" w16cid:durableId="21D1A7E3"/>
  <w16cid:commentId w16cid:paraId="16711E5A" w16cid:durableId="21D1A72B"/>
  <w16cid:commentId w16cid:paraId="2BB8BE16" w16cid:durableId="21DC1D2B"/>
  <w16cid:commentId w16cid:paraId="36B615D9" w16cid:durableId="21DC1DA9"/>
  <w16cid:commentId w16cid:paraId="20DE24DD" w16cid:durableId="21D1AA11"/>
  <w16cid:commentId w16cid:paraId="7A995306" w16cid:durableId="21D1AC5A"/>
  <w16cid:commentId w16cid:paraId="603C8862" w16cid:durableId="21D1B655"/>
  <w16cid:commentId w16cid:paraId="40A6E4E2" w16cid:durableId="21D1ACD8"/>
  <w16cid:commentId w16cid:paraId="6F744210" w16cid:durableId="21D1B8AA"/>
  <w16cid:commentId w16cid:paraId="26A749F2" w16cid:durableId="21D1B8C2"/>
  <w16cid:commentId w16cid:paraId="15DAAED6" w16cid:durableId="21D1BFBA"/>
  <w16cid:commentId w16cid:paraId="6493917C" w16cid:durableId="21D1C03F"/>
  <w16cid:commentId w16cid:paraId="3216D7C2" w16cid:durableId="21D1C095"/>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13294229" w16cid:durableId="21DC1DF1"/>
  <w16cid:commentId w16cid:paraId="7FA66952" w16cid:durableId="21D1C83B"/>
  <w16cid:commentId w16cid:paraId="6AF0ADCE" w16cid:durableId="21D1C8A8"/>
  <w16cid:commentId w16cid:paraId="42CCC1A1" w16cid:durableId="21D1C8D8"/>
  <w16cid:commentId w16cid:paraId="33809609" w16cid:durableId="21D1C945"/>
  <w16cid:commentId w16cid:paraId="669B9784" w16cid:durableId="21DC1E95"/>
  <w16cid:commentId w16cid:paraId="1527499C" w16cid:durableId="21D1A90D"/>
  <w16cid:commentId w16cid:paraId="05C5B360" w16cid:durableId="21D1CA83"/>
  <w16cid:commentId w16cid:paraId="735DAFC9" w16cid:durableId="21D1B92E"/>
  <w16cid:commentId w16cid:paraId="6EBE4948" w16cid:durableId="21D1B958"/>
  <w16cid:commentId w16cid:paraId="1675CC89" w16cid:durableId="21D1CB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823825" w14:textId="77777777" w:rsidR="00D2786F" w:rsidRDefault="00D2786F">
      <w:pPr>
        <w:spacing w:after="0"/>
      </w:pPr>
      <w:r>
        <w:separator/>
      </w:r>
    </w:p>
  </w:endnote>
  <w:endnote w:type="continuationSeparator" w:id="0">
    <w:p w14:paraId="5CF57DD8" w14:textId="77777777" w:rsidR="00D2786F" w:rsidRDefault="00D2786F">
      <w:pPr>
        <w:spacing w:after="0"/>
      </w:pPr>
      <w:r>
        <w:continuationSeparator/>
      </w:r>
    </w:p>
  </w:endnote>
  <w:endnote w:type="continuationNotice" w:id="1">
    <w:p w14:paraId="2EF218F5" w14:textId="77777777" w:rsidR="00D2786F" w:rsidRDefault="00D2786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BC6386" w:rsidRDefault="00BC6386">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BC6386" w:rsidRDefault="00BC6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2C9B13" w14:textId="77777777" w:rsidR="00D2786F" w:rsidRDefault="00D2786F">
      <w:r>
        <w:separator/>
      </w:r>
    </w:p>
  </w:footnote>
  <w:footnote w:type="continuationSeparator" w:id="0">
    <w:p w14:paraId="6E2169B1" w14:textId="77777777" w:rsidR="00D2786F" w:rsidRDefault="00D2786F">
      <w:r>
        <w:continuationSeparator/>
      </w:r>
    </w:p>
  </w:footnote>
  <w:footnote w:type="continuationNotice" w:id="1">
    <w:p w14:paraId="4DDE7FAE" w14:textId="77777777" w:rsidR="00D2786F" w:rsidRDefault="00D2786F">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6A23"/>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C4B"/>
    <w:rsid w:val="00074006"/>
    <w:rsid w:val="000740CB"/>
    <w:rsid w:val="000742FC"/>
    <w:rsid w:val="000747BD"/>
    <w:rsid w:val="000764C7"/>
    <w:rsid w:val="00076E7A"/>
    <w:rsid w:val="00077059"/>
    <w:rsid w:val="00077320"/>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E01"/>
    <w:rsid w:val="000B6F4D"/>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272"/>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D7DD1"/>
    <w:rsid w:val="001E0C75"/>
    <w:rsid w:val="001E12DB"/>
    <w:rsid w:val="001E1442"/>
    <w:rsid w:val="001E2A3C"/>
    <w:rsid w:val="001E414D"/>
    <w:rsid w:val="001E4787"/>
    <w:rsid w:val="001E723F"/>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C0152"/>
    <w:rsid w:val="002C016E"/>
    <w:rsid w:val="002C037D"/>
    <w:rsid w:val="002C08A1"/>
    <w:rsid w:val="002C1A2E"/>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03F"/>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3FF"/>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3CCF"/>
    <w:rsid w:val="004940AD"/>
    <w:rsid w:val="00494396"/>
    <w:rsid w:val="00494991"/>
    <w:rsid w:val="0049586B"/>
    <w:rsid w:val="00496FAE"/>
    <w:rsid w:val="004A14DD"/>
    <w:rsid w:val="004A2285"/>
    <w:rsid w:val="004A477C"/>
    <w:rsid w:val="004A47FC"/>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AF0"/>
    <w:rsid w:val="005A1B4C"/>
    <w:rsid w:val="005A23E9"/>
    <w:rsid w:val="005A3FC0"/>
    <w:rsid w:val="005A4388"/>
    <w:rsid w:val="005A4616"/>
    <w:rsid w:val="005A4E2A"/>
    <w:rsid w:val="005A5407"/>
    <w:rsid w:val="005A5913"/>
    <w:rsid w:val="005A6B10"/>
    <w:rsid w:val="005A71D2"/>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5EBF"/>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01D"/>
    <w:rsid w:val="005E5F02"/>
    <w:rsid w:val="005E64E1"/>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5427"/>
    <w:rsid w:val="006056E9"/>
    <w:rsid w:val="00605F37"/>
    <w:rsid w:val="0060601F"/>
    <w:rsid w:val="006067C1"/>
    <w:rsid w:val="006067F9"/>
    <w:rsid w:val="0061190A"/>
    <w:rsid w:val="006121BD"/>
    <w:rsid w:val="006125FF"/>
    <w:rsid w:val="0061314F"/>
    <w:rsid w:val="006139A3"/>
    <w:rsid w:val="0061501B"/>
    <w:rsid w:val="00616091"/>
    <w:rsid w:val="0061648E"/>
    <w:rsid w:val="00617352"/>
    <w:rsid w:val="0061742F"/>
    <w:rsid w:val="006175A1"/>
    <w:rsid w:val="006208D8"/>
    <w:rsid w:val="00620ABE"/>
    <w:rsid w:val="00621603"/>
    <w:rsid w:val="0062277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287"/>
    <w:rsid w:val="00705011"/>
    <w:rsid w:val="007051DF"/>
    <w:rsid w:val="00705608"/>
    <w:rsid w:val="00705B23"/>
    <w:rsid w:val="0070656F"/>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9ED"/>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9E9"/>
    <w:rsid w:val="00782E1B"/>
    <w:rsid w:val="007836C1"/>
    <w:rsid w:val="00784439"/>
    <w:rsid w:val="00784D58"/>
    <w:rsid w:val="00785438"/>
    <w:rsid w:val="00786594"/>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9E2"/>
    <w:rsid w:val="007B1F3F"/>
    <w:rsid w:val="007B1FA8"/>
    <w:rsid w:val="007B46C9"/>
    <w:rsid w:val="007B565B"/>
    <w:rsid w:val="007B5C69"/>
    <w:rsid w:val="007B5DBC"/>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5A"/>
    <w:rsid w:val="00900B79"/>
    <w:rsid w:val="0090106E"/>
    <w:rsid w:val="0090147B"/>
    <w:rsid w:val="009017E2"/>
    <w:rsid w:val="00901D65"/>
    <w:rsid w:val="009027B2"/>
    <w:rsid w:val="0090296A"/>
    <w:rsid w:val="00902AF1"/>
    <w:rsid w:val="0090330E"/>
    <w:rsid w:val="00904B0D"/>
    <w:rsid w:val="00905356"/>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4C2A"/>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3C3"/>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1FF"/>
    <w:rsid w:val="00A56EBA"/>
    <w:rsid w:val="00A57067"/>
    <w:rsid w:val="00A5794E"/>
    <w:rsid w:val="00A57B2B"/>
    <w:rsid w:val="00A60D1B"/>
    <w:rsid w:val="00A61581"/>
    <w:rsid w:val="00A6199A"/>
    <w:rsid w:val="00A646E1"/>
    <w:rsid w:val="00A64D0C"/>
    <w:rsid w:val="00A64EBD"/>
    <w:rsid w:val="00A65D58"/>
    <w:rsid w:val="00A67894"/>
    <w:rsid w:val="00A70597"/>
    <w:rsid w:val="00A7094C"/>
    <w:rsid w:val="00A716D1"/>
    <w:rsid w:val="00A7173D"/>
    <w:rsid w:val="00A71D7E"/>
    <w:rsid w:val="00A72024"/>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6269"/>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EB4"/>
    <w:rsid w:val="00C00919"/>
    <w:rsid w:val="00C0105A"/>
    <w:rsid w:val="00C01215"/>
    <w:rsid w:val="00C02BF1"/>
    <w:rsid w:val="00C036E3"/>
    <w:rsid w:val="00C03AFA"/>
    <w:rsid w:val="00C04B22"/>
    <w:rsid w:val="00C04D03"/>
    <w:rsid w:val="00C064A9"/>
    <w:rsid w:val="00C06955"/>
    <w:rsid w:val="00C06E13"/>
    <w:rsid w:val="00C06F20"/>
    <w:rsid w:val="00C072BC"/>
    <w:rsid w:val="00C07B05"/>
    <w:rsid w:val="00C109A3"/>
    <w:rsid w:val="00C10BD2"/>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86F"/>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28A"/>
    <w:rsid w:val="00D854A0"/>
    <w:rsid w:val="00D87329"/>
    <w:rsid w:val="00D874F0"/>
    <w:rsid w:val="00D87EED"/>
    <w:rsid w:val="00D90939"/>
    <w:rsid w:val="00D91165"/>
    <w:rsid w:val="00D9131F"/>
    <w:rsid w:val="00D91644"/>
    <w:rsid w:val="00D9172D"/>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444D"/>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DE3"/>
    <w:rsid w:val="00FE713B"/>
    <w:rsid w:val="00FE718A"/>
    <w:rsid w:val="00FF088B"/>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2.png"/><Relationship Id="rId18" Type="http://schemas.openxmlformats.org/officeDocument/2006/relationships/hyperlink" Target="https://doi.org/10.15468/dl.46okua" TargetMode="External"/><Relationship Id="rId3" Type="http://schemas.openxmlformats.org/officeDocument/2006/relationships/styles" Target="styles.xml"/><Relationship Id="rId21" Type="http://schemas.openxmlformats.org/officeDocument/2006/relationships/hyperlink" Target="https://orcid.org/0000-0002-1363-9781"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5468/dl.n6u6n0"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3-0989-326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hyperlink" Target="https://orcid.org/0000-0003-2659-6909"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60036A-95B9-40CD-812A-A98466865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27</Pages>
  <Words>40835</Words>
  <Characters>232760</Characters>
  <Application>Microsoft Office Word</Application>
  <DocSecurity>0</DocSecurity>
  <Lines>1939</Lines>
  <Paragraphs>546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273049</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12</cp:revision>
  <cp:lastPrinted>2020-01-06T10:27:00Z</cp:lastPrinted>
  <dcterms:created xsi:type="dcterms:W3CDTF">2020-01-29T13:10:00Z</dcterms:created>
  <dcterms:modified xsi:type="dcterms:W3CDTF">2020-01-30T10:15:00Z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