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38FCA1C1"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7B5D5BBF"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w:t>
      </w:r>
      <w:r w:rsidR="006D2922">
        <w:t xml:space="preserve"> </w:t>
      </w:r>
      <w:r w:rsidR="00844A5C">
        <w:t>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FD4D08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6D2922">
        <w:t xml:space="preserve"> </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8635614"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w:t>
      </w:r>
      <w:r w:rsidR="00EC3F26">
        <w:t xml:space="preserve"> </w:t>
      </w:r>
      <w:r w:rsidR="00977607" w:rsidRPr="00E71232">
        <w:t>scale. Though there are region-specific effects</w:t>
      </w:r>
      <w:r w:rsidR="005B0DBE" w:rsidRPr="00E71232">
        <w:t>,</w:t>
      </w:r>
      <w:r w:rsidR="003F774D">
        <w:t xml:space="preserve"> broad</w:t>
      </w:r>
      <w:r w:rsidR="00862C2B">
        <w:t>,</w:t>
      </w:r>
      <w:r w:rsidR="003F774D">
        <w:t xml:space="preserve"> positive associations between various axes </w:t>
      </w:r>
      <w:r w:rsidR="003F774D">
        <w:lastRenderedPageBreak/>
        <w:t>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8D7B421"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7351F8">
        <w:fldChar w:fldCharType="begin" w:fldLock="1"/>
      </w:r>
      <w:r w:rsidR="00307444">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2002)","manualFormatting":"(e.g. Cramer &amp; Verboom, 2016; Kreft &amp; Jetz, 2007; Laliberte et al., 2014; Thuiller et al., 2006; Stein, Gerstner &amp; Kreft, 2014)","plainTextFormattedCitation":"(Cramer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w:t>
      </w:r>
      <w:r>
        <w:lastRenderedPageBreak/>
        <w:t xml:space="preserve">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0AFA32B8"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geospatially</w:t>
      </w:r>
      <w:r w:rsidR="00DD1D0D">
        <w:t xml:space="preserve"> </w:t>
      </w:r>
      <w:r>
        <w:t xml:space="preserve">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w:t>
      </w:r>
      <w:r w:rsidR="001C5D8A">
        <w:lastRenderedPageBreak/>
        <w:t xml:space="preserve">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coastal/dunal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sclerophyllous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F32C2B" w:rsidP="00FE0731">
      <w:pPr>
        <w:pStyle w:val="FirstParagraph"/>
        <w:rPr>
          <w:rFonts w:eastAsiaTheme="minorEastAsia"/>
        </w:rPr>
      </w:pPr>
      <m:oMathPara>
        <m:oMathParaPr>
          <m:jc m:val="center"/>
        </m:oMathParaPr>
        <m:oMath>
          <m:sSub>
            <m:sSubPr>
              <m:ctrlPr>
                <w:ins w:id="4"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ins w:id="5" w:author="Ruan Van Mazijk" w:date="2020-07-20T16:53:00Z">
                  <w:rPr>
                    <w:rFonts w:ascii="Cambria Math" w:hAnsi="Cambria Math"/>
                  </w:rPr>
                </w:ins>
              </m:ctrlPr>
            </m:sSubPr>
            <m:e>
              <m:bar>
                <m:barPr>
                  <m:pos m:val="top"/>
                  <m:ctrlPr>
                    <w:ins w:id="6"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ins w:id="7"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F32C2B" w:rsidP="00FE0731">
      <w:pPr>
        <w:pStyle w:val="FirstParagraph"/>
        <w:rPr>
          <w:rFonts w:eastAsiaTheme="minorEastAsia"/>
        </w:rPr>
      </w:pPr>
      <m:oMathPara>
        <m:oMathParaPr>
          <m:jc m:val="center"/>
        </m:oMathParaPr>
        <m:oMath>
          <m:sSub>
            <m:sSubPr>
              <m:ctrlPr>
                <w:ins w:id="8"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ins w:id="9" w:author="Ruan Van Mazijk" w:date="2020-07-20T16:53:00Z">
                  <w:rPr>
                    <w:rFonts w:ascii="Cambria Math" w:hAnsi="Cambria Math"/>
                  </w:rPr>
                </w:ins>
              </m:ctrlPr>
            </m:sSubPr>
            <m:e>
              <m:bar>
                <m:barPr>
                  <m:pos m:val="top"/>
                  <m:ctrlPr>
                    <w:ins w:id="10"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ins w:id="11"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ins w:id="12" w:author="Ruan Van Mazijk" w:date="2020-07-20T16:53:00Z">
                <w:rPr>
                  <w:rFonts w:ascii="Cambria Math" w:hAnsi="Cambria Math"/>
                </w:rPr>
              </w:ins>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ins w:id="13" w:author="Ruan Van Mazijk" w:date="2020-07-20T16:53:00Z">
                <w:rPr>
                  <w:rFonts w:ascii="Cambria Math" w:hAnsi="Cambria Math"/>
                </w:rPr>
              </w:ins>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w:t>
      </w:r>
      <w:r w:rsidR="003B10FC">
        <w:lastRenderedPageBreak/>
        <w:t xml:space="preserve">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analysed in data-frames with rows labelled with grid-cell codes (sensu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4"/>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5" w:name="environmental-heterogeneity-as-an-explan"/>
      <w:r>
        <w:t>2.3</w:t>
      </w:r>
      <w:r w:rsidR="0009179A">
        <w:t>:</w:t>
      </w:r>
      <w:r>
        <w:t xml:space="preserve"> </w:t>
      </w:r>
      <w:r w:rsidR="005F0FFB">
        <w:t>Environmental heterogeneity as an explanation of species richness</w:t>
      </w:r>
      <w:bookmarkEnd w:id="15"/>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14:paraId="738597DF" w14:textId="2C52405A"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w:t>
      </w:r>
      <w:r w:rsidR="00547291">
        <w:rPr>
          <w:rFonts w:eastAsiaTheme="minorEastAsia"/>
        </w:rPr>
        <w:lastRenderedPageBreak/>
        <w:t>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E13E91">
        <w:rPr>
          <w:rFonts w:eastAsiaTheme="minorEastAsia"/>
        </w:rPr>
        <w:t xml:space="preserve"> </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6" w:name="results"/>
      <w:r>
        <w:t>3</w:t>
      </w:r>
      <w:r w:rsidR="00E4661A">
        <w:t>:</w:t>
      </w:r>
      <w:r>
        <w:t xml:space="preserve"> </w:t>
      </w:r>
      <w:r w:rsidR="00D04776">
        <w:t>Results</w:t>
      </w:r>
      <w:bookmarkEnd w:id="1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lastRenderedPageBreak/>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ins w:id="17" w:author="Ruan Van Mazijk" w:date="2020-07-20T16:53:00Z">
                <w:rPr>
                  <w:rFonts w:ascii="Cambria Math" w:hAnsi="Cambria Math"/>
                </w:rPr>
              </w:ins>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4BC93019"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18"/>
      <w:r w:rsidR="00DF01F6">
        <w:rPr>
          <w:rFonts w:eastAsiaTheme="minorEastAsia"/>
        </w:rPr>
        <w:t>DS-scale elevation and CEC</w:t>
      </w:r>
      <w:commentRangeEnd w:id="18"/>
      <w:r w:rsidR="005155E1">
        <w:rPr>
          <w:rStyle w:val="CommentReference"/>
          <w:rFonts w:ascii="Times New Roman" w:hAnsiTheme="minorHAnsi"/>
        </w:rPr>
        <w:commentReference w:id="18"/>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models favoured at both the HDS- and DS-scales (</w:t>
      </w:r>
      <w:r w:rsidR="00484C8F">
        <w:rPr>
          <w:rFonts w:eastAsiaTheme="minorEastAsia" w:cstheme="majorBidi"/>
          <w:i/>
          <w:iCs/>
        </w:rPr>
        <w:t>∆AIC</w:t>
      </w:r>
      <w:r w:rsidR="00484C8F">
        <w:rPr>
          <w:rFonts w:eastAsiaTheme="minorEastAsia" w:cstheme="majorBidi"/>
          <w:i/>
          <w:iCs/>
          <w:vertAlign w:val="subscript"/>
        </w:rPr>
        <w:t>linear</w:t>
      </w:r>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favoured </w:t>
      </w:r>
      <w:r w:rsidR="00484C8F">
        <w:rPr>
          <w:rFonts w:eastAsiaTheme="minorEastAsia" w:cstheme="majorBidi"/>
        </w:rPr>
        <w:t>(</w:t>
      </w:r>
      <w:r w:rsidR="00484C8F">
        <w:rPr>
          <w:rFonts w:eastAsiaTheme="minorEastAsia" w:cstheme="majorBidi"/>
          <w:i/>
          <w:iCs/>
        </w:rPr>
        <w:t>∆AIC</w:t>
      </w:r>
      <w:r w:rsidR="00484C8F">
        <w:rPr>
          <w:rFonts w:eastAsiaTheme="minorEastAsia" w:cstheme="majorBidi"/>
          <w:i/>
          <w:iCs/>
          <w:vertAlign w:val="subscript"/>
        </w:rPr>
        <w:t>linear</w:t>
      </w:r>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describing an upward</w:t>
      </w:r>
      <w:r w:rsidR="00D908FD">
        <w:rPr>
          <w:rFonts w:eastAsiaTheme="minorEastAsia" w:cstheme="majorBidi"/>
        </w:rPr>
        <w:t>-opening</w:t>
      </w:r>
      <w:r w:rsidR="00880860">
        <w:rPr>
          <w:rFonts w:eastAsiaTheme="minorEastAsia" w:cstheme="majorBidi"/>
        </w:rPr>
        <w:t xml:space="preserve"> parabolic relationship</w:t>
      </w:r>
      <w:r w:rsidR="00E4510A">
        <w:rPr>
          <w:rFonts w:eastAsiaTheme="minorEastAsia" w:cstheme="majorBidi"/>
        </w:rPr>
        <w:t>.</w:t>
      </w:r>
    </w:p>
    <w:p w14:paraId="440DAAFE" w14:textId="0E3CD704" w:rsidR="006C54AE" w:rsidRDefault="00C31973">
      <w:pPr>
        <w:pStyle w:val="FirstParagraph"/>
      </w:pPr>
      <w:r>
        <w:lastRenderedPageBreak/>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12ED1316"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14:paraId="573F5A1A" w14:textId="04268AD5" w:rsidR="00F8593E" w:rsidRDefault="00DD7307">
      <w:pPr>
        <w:pStyle w:val="Heading1"/>
        <w:spacing w:line="240" w:lineRule="auto"/>
      </w:pPr>
      <w:commentRangeStart w:id="19"/>
      <w:r>
        <w:t>4</w:t>
      </w:r>
      <w:r w:rsidR="00765FAE">
        <w:t>:</w:t>
      </w:r>
      <w:r>
        <w:t xml:space="preserve"> </w:t>
      </w:r>
      <w:r w:rsidR="00F8593E" w:rsidRPr="00891FE6">
        <w:t>Discussion</w:t>
      </w:r>
      <w:commentRangeEnd w:id="19"/>
      <w:r w:rsidR="00970EAD">
        <w:rPr>
          <w:rStyle w:val="CommentReference"/>
          <w:rFonts w:ascii="Times New Roman" w:eastAsiaTheme="minorHAnsi" w:hAnsiTheme="minorHAnsi" w:cstheme="minorBidi"/>
          <w:b w:val="0"/>
          <w:bCs w:val="0"/>
          <w:color w:val="auto"/>
        </w:rPr>
        <w:commentReference w:id="19"/>
      </w:r>
    </w:p>
    <w:p w14:paraId="6DC64564" w14:textId="6B3474E8" w:rsidR="001E1442" w:rsidRDefault="006A4B08" w:rsidP="002C20EB">
      <w:pPr>
        <w:pStyle w:val="BodyText"/>
        <w:tabs>
          <w:tab w:val="left" w:pos="6189"/>
        </w:tabs>
      </w:pPr>
      <w:bookmarkStart w:id="20"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xml:space="preserve">, at least at the scales </w:t>
      </w:r>
      <w:r w:rsidR="000217F9">
        <w:lastRenderedPageBreak/>
        <w:t>considered here</w:t>
      </w:r>
      <w:r w:rsidR="001155C0">
        <w:t>.</w:t>
      </w:r>
      <w:r w:rsidR="00004BFE">
        <w:t xml:space="preserve"> </w:t>
      </w:r>
      <w:r w:rsidR="001155C0">
        <w:t>A quadratic relationship between richness and heterogeneity was only favoured at the QDS-scale, and even then not representing a unimodal effect but a</w:t>
      </w:r>
      <w:r w:rsidR="00945C48">
        <w:t xml:space="preserve">n upward-opening </w:t>
      </w:r>
      <w:r w:rsidR="001155C0">
        <w:t xml:space="preserve">parabola.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94E3C96"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 xml:space="preserve">a </w:t>
      </w:r>
      <w:r w:rsidR="00A5068F">
        <w:t xml:space="preserve">relatively </w:t>
      </w:r>
      <w:r w:rsidR="00B53C15">
        <w:t>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6A0D69D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w:t>
      </w:r>
      <w:r w:rsidR="00510B55">
        <w:t xml:space="preserve"> </w:t>
      </w:r>
      <w:r w:rsidR="00FD7934">
        <w:t>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w:t>
      </w:r>
      <w:r w:rsidR="000D2647">
        <w:t xml:space="preserve"> </w:t>
      </w:r>
      <w:r w:rsidR="00BD7A0C">
        <w:t xml:space="preserve">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lastRenderedPageBreak/>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6373B421"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510916">
        <w:fldChar w:fldCharType="begin" w:fldLock="1"/>
      </w:r>
      <w:r w:rsidR="0012637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2017)","manualFormatting":"(as in Gioia &amp; Hopper, 2017)","plainTextFormattedCitation":"(Gioia &amp; Hopper, 2017)","previouslyFormattedCitation":"(Gioia &amp; Hopper, 2017)"},"properties":{"noteIndex":0},"schema":"https://github.com/citation-style-language/schema/raw/master/csl-citation.json"}</w:instrText>
      </w:r>
      <w:r w:rsidR="00510916">
        <w:fldChar w:fldCharType="separate"/>
      </w:r>
      <w:r w:rsidR="00510916" w:rsidRPr="00510916">
        <w:rPr>
          <w:noProof/>
        </w:rPr>
        <w:t>(</w:t>
      </w:r>
      <w:r w:rsidR="00510916">
        <w:rPr>
          <w:noProof/>
        </w:rPr>
        <w:t xml:space="preserve">as in </w:t>
      </w:r>
      <w:r w:rsidR="00510916" w:rsidRPr="00510916">
        <w:rPr>
          <w:noProof/>
        </w:rPr>
        <w:t>Gioia &amp; Hopper, 2017)</w:t>
      </w:r>
      <w:r w:rsidR="00510916">
        <w:fldChar w:fldCharType="end"/>
      </w:r>
      <w:r w:rsidR="006F5DE4">
        <w:t xml:space="preserve">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AA50A31"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 xml:space="preserve">southwestern </w:t>
      </w:r>
      <w:r w:rsidR="00865292">
        <w:lastRenderedPageBreak/>
        <w:t>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27126B9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w:t>
      </w:r>
      <w:r w:rsidR="00085A83">
        <w:rPr>
          <w:sz w:val="24"/>
          <w:szCs w:val="24"/>
        </w:rPr>
        <w:t xml:space="preserve"> </w:t>
      </w:r>
      <w:r w:rsidR="001A0AB2">
        <w:rPr>
          <w:sz w:val="24"/>
          <w:szCs w:val="24"/>
        </w:rPr>
        <w:t>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0"/>
    </w:p>
    <w:p w14:paraId="71033F34" w14:textId="1C62EEC8"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7707DD47" w:rsidR="00874A01" w:rsidRPr="0069122B" w:rsidRDefault="00874A01" w:rsidP="00FA753D">
      <w:pPr>
        <w:pStyle w:val="BodyText"/>
        <w:spacing w:before="0"/>
      </w:pPr>
      <w:bookmarkStart w:id="21"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1"/>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3C9FDB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(a,b)</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(c,d)</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(e,f)</w:t>
      </w:r>
      <w:r>
        <w:t xml:space="preserve"> PC1 (</w:t>
      </w:r>
      <w:r w:rsidR="00E14B99">
        <w:t xml:space="preserve">see also </w:t>
      </w:r>
      <w:r>
        <w:t xml:space="preserve">Figure 4b) and </w:t>
      </w:r>
      <w:r w:rsidRPr="00805B10">
        <w:rPr>
          <w:b/>
          <w:bCs/>
        </w:rPr>
        <w:t>(g,h)</w:t>
      </w:r>
      <w:r>
        <w:t xml:space="preserve"> the multivariate (MV) </w:t>
      </w:r>
      <w:r w:rsidR="00AD5B6C">
        <w:t>re</w:t>
      </w:r>
      <w:r w:rsidR="00FD46A4">
        <w:t xml:space="preserve">gression </w:t>
      </w:r>
      <w:r>
        <w:t>model (</w:t>
      </w:r>
      <w:r w:rsidR="00E14B99">
        <w:t xml:space="preserve">see also </w:t>
      </w:r>
      <w:r>
        <w:t>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6447732D"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473510">
        <w:rPr>
          <w:b/>
          <w:bCs/>
        </w:rPr>
        <w:t>(a)</w:t>
      </w:r>
      <w:r w:rsidRPr="00832261">
        <w:t xml:space="preserve"> </w:t>
      </w:r>
      <w:r w:rsidR="00F8403E" w:rsidRPr="00832261">
        <w:t xml:space="preserve">DS-, </w:t>
      </w:r>
      <w:r w:rsidRPr="00473510">
        <w:rPr>
          <w:b/>
          <w:bCs/>
        </w:rPr>
        <w:t>(b)</w:t>
      </w:r>
      <w:r w:rsidRPr="00832261">
        <w:t xml:space="preserve"> HDS-</w:t>
      </w:r>
      <w:r w:rsidR="00F8403E" w:rsidRPr="00832261">
        <w:t xml:space="preserve">, and </w:t>
      </w:r>
      <w:r w:rsidR="00F8403E" w:rsidRPr="00473510">
        <w:rPr>
          <w:b/>
          <w:bCs/>
        </w:rPr>
        <w:t>(c)</w:t>
      </w:r>
      <w:r w:rsidR="00F8403E" w:rsidRPr="00832261">
        <w:t xml:space="preserve">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C35278">
        <w:t xml:space="preserve">i.e. </w:t>
      </w:r>
      <w:r w:rsidR="00223948" w:rsidRPr="00223948">
        <w:rPr>
          <w:i/>
        </w:rPr>
        <w:t>T</w:t>
      </w:r>
      <w:r w:rsidR="00223948">
        <w:t>/</w:t>
      </w:r>
      <w:r w:rsidR="00223948" w:rsidRPr="00223948">
        <w:rPr>
          <w:i/>
        </w:rPr>
        <w:t>S</w:t>
      </w:r>
      <w:r w:rsidR="00223948">
        <w:t xml:space="preserve">) </w:t>
      </w:r>
      <w:r w:rsidR="009D1CA2" w:rsidRPr="00223948">
        <w:t xml:space="preserve">to </w:t>
      </w:r>
      <w:r w:rsidR="009D1CA2" w:rsidRPr="00473510">
        <w:rPr>
          <w:b/>
          <w:bCs/>
        </w:rPr>
        <w:t>(d)</w:t>
      </w:r>
      <w:r w:rsidR="009D1CA2" w:rsidRPr="00223948">
        <w:t xml:space="preserve">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w:t>
      </w:r>
      <w:r w:rsidR="009D1CA2" w:rsidRPr="00473510">
        <w:rPr>
          <w:b/>
          <w:bCs/>
        </w:rPr>
        <w:t>(e)</w:t>
      </w:r>
      <w:r w:rsidR="009D1CA2" w:rsidRPr="00CC1818">
        <w:t xml:space="preserv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473510">
        <w:rPr>
          <w:b/>
          <w:bCs/>
        </w:rPr>
        <w:t>(f)</w:t>
      </w:r>
      <w:r w:rsidR="00CC1818" w:rsidRPr="00CC1818">
        <w:t xml:space="preserve"> H</w:t>
      </w:r>
      <w:r w:rsidRPr="00CC1818">
        <w:t>DS-</w:t>
      </w:r>
      <w:r w:rsidR="00CC1818" w:rsidRPr="00CC1818">
        <w:t xml:space="preserve"> and </w:t>
      </w:r>
      <w:r w:rsidR="00CC1818" w:rsidRPr="00473510">
        <w:rPr>
          <w:b/>
          <w:bCs/>
        </w:rPr>
        <w:t>(g)</w:t>
      </w:r>
      <w:r w:rsidR="00CC1818" w:rsidRPr="00CC1818">
        <w:t xml:space="preserve"> QDS-</w:t>
      </w:r>
      <w:r w:rsidRPr="00CC1818">
        <w:t>scale richness (</w:t>
      </w:r>
      <w:r w:rsidR="009E4DDA">
        <w:t xml:space="preserve">i.e. </w:t>
      </w:r>
      <m:oMath>
        <m:bar>
          <m:barPr>
            <m:pos m:val="top"/>
            <m:ctrlPr>
              <w:ins w:id="22"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ins w:id="23"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QDS</w:t>
      </w:r>
      <w:r w:rsidR="009E4DDA" w:rsidRPr="009E4DDA">
        <w:t>,</w:t>
      </w:r>
      <w:r w:rsidR="00CC1818" w:rsidRPr="00CC1818">
        <w:t xml:space="preserve"> respectively</w:t>
      </w:r>
      <w:r w:rsidRPr="00CC1818">
        <w:t xml:space="preserve">) </w:t>
      </w:r>
      <w:r w:rsidR="00CC1818" w:rsidRPr="00CC1818">
        <w:t>against</w:t>
      </w:r>
      <w:r w:rsidRPr="00CC1818">
        <w:t xml:space="preserve"> turnover </w:t>
      </w:r>
      <w:r w:rsidR="00473510">
        <w:t>(</w:t>
      </w:r>
      <w:r w:rsidRPr="00CC1818">
        <w:rPr>
          <w:i/>
        </w:rPr>
        <w:t>T</w:t>
      </w:r>
      <w:r w:rsidR="00CC1818" w:rsidRPr="00CC1818">
        <w:rPr>
          <w:vertAlign w:val="subscript"/>
        </w:rPr>
        <w:t>H</w:t>
      </w:r>
      <w:r w:rsidRPr="00CC1818">
        <w:rPr>
          <w:vertAlign w:val="subscript"/>
        </w:rPr>
        <w:t>DS</w:t>
      </w:r>
      <w:r w:rsidR="00CC1818" w:rsidRPr="00CC1818">
        <w:t xml:space="preserve"> and </w:t>
      </w:r>
      <w:r w:rsidR="00CC1818" w:rsidRPr="00CC1818">
        <w:rPr>
          <w:i/>
        </w:rPr>
        <w:t>T</w:t>
      </w:r>
      <w:r w:rsidR="00CC1818" w:rsidRPr="00CC1818">
        <w:rPr>
          <w:vertAlign w:val="subscript"/>
        </w:rPr>
        <w:t>QDS</w:t>
      </w:r>
      <w:r w:rsidR="00473510">
        <w:t>, respectively</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(a–i)</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w:t>
      </w:r>
      <w:r w:rsidR="007138B7" w:rsidRPr="008E5837">
        <w:rPr>
          <w:b/>
          <w:bCs/>
        </w:rPr>
        <w:t>(b,h)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787436AD"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7557A2D9" wp14:editId="7A7D0AF0">
            <wp:extent cx="6840000" cy="3908571"/>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571"/>
                    </a:xfrm>
                    <a:prstGeom prst="rect">
                      <a:avLst/>
                    </a:prstGeom>
                  </pic:spPr>
                </pic:pic>
              </a:graphicData>
            </a:graphic>
          </wp:inline>
        </w:drawing>
      </w:r>
    </w:p>
    <w:p w14:paraId="199264AF" w14:textId="2BCC30EA"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4"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25"/>
      <w:r w:rsidRPr="002C20EB">
        <w:t>References</w:t>
      </w:r>
      <w:bookmarkEnd w:id="24"/>
      <w:commentRangeEnd w:id="25"/>
      <w:r w:rsidR="00CF1A93">
        <w:rPr>
          <w:rStyle w:val="CommentReference"/>
          <w:rFonts w:ascii="Times New Roman" w:eastAsiaTheme="minorHAnsi" w:hAnsiTheme="minorHAnsi" w:cstheme="minorBidi"/>
          <w:b w:val="0"/>
          <w:bCs w:val="0"/>
          <w:color w:val="auto"/>
        </w:rPr>
        <w:commentReference w:id="25"/>
      </w:r>
    </w:p>
    <w:p w14:paraId="6B084152" w14:textId="3ECF87CF" w:rsidR="00126371" w:rsidRPr="00126371" w:rsidRDefault="008E0DFC" w:rsidP="00126371">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126371" w:rsidRPr="00126371">
        <w:rPr>
          <w:rFonts w:hAnsi="Times New Roman" w:cs="Times New Roman"/>
          <w:noProof/>
          <w:lang w:val="en-GB"/>
        </w:rPr>
        <w:t xml:space="preserve">Ackerly, D. D. (2009). Evolution, origin and age of lineages in the Californian and Mediterranean floras. </w:t>
      </w:r>
      <w:r w:rsidR="00126371" w:rsidRPr="00126371">
        <w:rPr>
          <w:rFonts w:hAnsi="Times New Roman" w:cs="Times New Roman"/>
          <w:i/>
          <w:iCs/>
          <w:noProof/>
          <w:lang w:val="en-GB"/>
        </w:rPr>
        <w:t>Journal of Biogeography</w:t>
      </w:r>
      <w:r w:rsidR="00126371" w:rsidRPr="00126371">
        <w:rPr>
          <w:rFonts w:hAnsi="Times New Roman" w:cs="Times New Roman"/>
          <w:noProof/>
          <w:lang w:val="en-GB"/>
        </w:rPr>
        <w:t xml:space="preserve">, </w:t>
      </w:r>
      <w:r w:rsidR="00126371" w:rsidRPr="00126371">
        <w:rPr>
          <w:rFonts w:hAnsi="Times New Roman" w:cs="Times New Roman"/>
          <w:i/>
          <w:iCs/>
          <w:noProof/>
          <w:lang w:val="en-GB"/>
        </w:rPr>
        <w:t>36</w:t>
      </w:r>
      <w:r w:rsidR="00126371" w:rsidRPr="00126371">
        <w:rPr>
          <w:rFonts w:hAnsi="Times New Roman" w:cs="Times New Roman"/>
          <w:noProof/>
          <w:lang w:val="en-GB"/>
        </w:rPr>
        <w:t>(7), 1221–1233. https://doi.org/10.1111/j.1365-2699.2009.02097.x</w:t>
      </w:r>
    </w:p>
    <w:p w14:paraId="36BECF17"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Allouche, O., Kalyuzhny, M., Moreno-Rueda, G., Pizarro, M., &amp; Kadmon, R. (2012). Area-heterogeneity tradeoff and the diversity of ecological communities. </w:t>
      </w:r>
      <w:r w:rsidRPr="00126371">
        <w:rPr>
          <w:rFonts w:hAnsi="Times New Roman" w:cs="Times New Roman"/>
          <w:i/>
          <w:iCs/>
          <w:noProof/>
          <w:lang w:val="en-GB"/>
        </w:rPr>
        <w:t>Proceedings of the National Academy of Sciences</w:t>
      </w:r>
      <w:r w:rsidRPr="00126371">
        <w:rPr>
          <w:rFonts w:hAnsi="Times New Roman" w:cs="Times New Roman"/>
          <w:noProof/>
          <w:lang w:val="en-GB"/>
        </w:rPr>
        <w:t xml:space="preserve">, </w:t>
      </w:r>
      <w:r w:rsidRPr="00126371">
        <w:rPr>
          <w:rFonts w:hAnsi="Times New Roman" w:cs="Times New Roman"/>
          <w:i/>
          <w:iCs/>
          <w:noProof/>
          <w:lang w:val="en-GB"/>
        </w:rPr>
        <w:t>109</w:t>
      </w:r>
      <w:r w:rsidRPr="00126371">
        <w:rPr>
          <w:rFonts w:hAnsi="Times New Roman" w:cs="Times New Roman"/>
          <w:noProof/>
          <w:lang w:val="en-GB"/>
        </w:rPr>
        <w:t>(43), 17495–17500.</w:t>
      </w:r>
    </w:p>
    <w:p w14:paraId="511B7933"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126371">
        <w:rPr>
          <w:rFonts w:hAnsi="Times New Roman" w:cs="Times New Roman"/>
          <w:i/>
          <w:iCs/>
          <w:noProof/>
          <w:lang w:val="en-GB"/>
        </w:rPr>
        <w:t>Hydrological Processes</w:t>
      </w:r>
      <w:r w:rsidRPr="00126371">
        <w:rPr>
          <w:rFonts w:hAnsi="Times New Roman" w:cs="Times New Roman"/>
          <w:noProof/>
          <w:lang w:val="en-GB"/>
        </w:rPr>
        <w:t xml:space="preserve">, </w:t>
      </w:r>
      <w:r w:rsidRPr="00126371">
        <w:rPr>
          <w:rFonts w:hAnsi="Times New Roman" w:cs="Times New Roman"/>
          <w:i/>
          <w:iCs/>
          <w:noProof/>
          <w:lang w:val="en-GB"/>
        </w:rPr>
        <w:t>28</w:t>
      </w:r>
      <w:r w:rsidRPr="00126371">
        <w:rPr>
          <w:rFonts w:hAnsi="Times New Roman" w:cs="Times New Roman"/>
          <w:noProof/>
          <w:lang w:val="en-GB"/>
        </w:rPr>
        <w:t>(22), 5513–5529.</w:t>
      </w:r>
    </w:p>
    <w:p w14:paraId="26057D2F"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Beard, J. S., Chapman, A. R., &amp; Gioia, P. (2000). Species richness and endemism in the Western Australian flora.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27</w:t>
      </w:r>
      <w:r w:rsidRPr="00126371">
        <w:rPr>
          <w:rFonts w:hAnsi="Times New Roman" w:cs="Times New Roman"/>
          <w:noProof/>
          <w:lang w:val="en-GB"/>
        </w:rPr>
        <w:t>(6), 1257–1268. https://doi.org/10.1046/j.1365-2699.2000.00509.x</w:t>
      </w:r>
    </w:p>
    <w:p w14:paraId="3BA03DE1"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Belda, M., Holtanová, E., Halenka, T., &amp; Kalvová, J. (2014). Climate classification revisited: from Köppen to Trewartha. </w:t>
      </w:r>
      <w:r w:rsidRPr="00126371">
        <w:rPr>
          <w:rFonts w:hAnsi="Times New Roman" w:cs="Times New Roman"/>
          <w:i/>
          <w:iCs/>
          <w:noProof/>
          <w:lang w:val="en-GB"/>
        </w:rPr>
        <w:t>Climate Research</w:t>
      </w:r>
      <w:r w:rsidRPr="00126371">
        <w:rPr>
          <w:rFonts w:hAnsi="Times New Roman" w:cs="Times New Roman"/>
          <w:noProof/>
          <w:lang w:val="en-GB"/>
        </w:rPr>
        <w:t xml:space="preserve">, </w:t>
      </w:r>
      <w:r w:rsidRPr="00126371">
        <w:rPr>
          <w:rFonts w:hAnsi="Times New Roman" w:cs="Times New Roman"/>
          <w:i/>
          <w:iCs/>
          <w:noProof/>
          <w:lang w:val="en-GB"/>
        </w:rPr>
        <w:t>59</w:t>
      </w:r>
      <w:r w:rsidRPr="00126371">
        <w:rPr>
          <w:rFonts w:hAnsi="Times New Roman" w:cs="Times New Roman"/>
          <w:noProof/>
          <w:lang w:val="en-GB"/>
        </w:rPr>
        <w:t>(1), 1–13.</w:t>
      </w:r>
    </w:p>
    <w:p w14:paraId="0D72B75C"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Bergh, N. G., &amp; Linder, H. P. (2009). Cape diversification and repeated out-of-southern-Africa dispersal in paper daisies (Asteraceae--Gnaphalieae). </w:t>
      </w:r>
      <w:r w:rsidRPr="00126371">
        <w:rPr>
          <w:rFonts w:hAnsi="Times New Roman" w:cs="Times New Roman"/>
          <w:i/>
          <w:iCs/>
          <w:noProof/>
          <w:lang w:val="en-GB"/>
        </w:rPr>
        <w:t>Molecular Phylogenetics and Evolution</w:t>
      </w:r>
      <w:r w:rsidRPr="00126371">
        <w:rPr>
          <w:rFonts w:hAnsi="Times New Roman" w:cs="Times New Roman"/>
          <w:noProof/>
          <w:lang w:val="en-GB"/>
        </w:rPr>
        <w:t xml:space="preserve">, </w:t>
      </w:r>
      <w:r w:rsidRPr="00126371">
        <w:rPr>
          <w:rFonts w:hAnsi="Times New Roman" w:cs="Times New Roman"/>
          <w:i/>
          <w:iCs/>
          <w:noProof/>
          <w:lang w:val="en-GB"/>
        </w:rPr>
        <w:t>51</w:t>
      </w:r>
      <w:r w:rsidRPr="00126371">
        <w:rPr>
          <w:rFonts w:hAnsi="Times New Roman" w:cs="Times New Roman"/>
          <w:noProof/>
          <w:lang w:val="en-GB"/>
        </w:rPr>
        <w:t>(1), 5–18.</w:t>
      </w:r>
    </w:p>
    <w:p w14:paraId="04F0F701"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Bivand, R., Keitt, T., &amp; Rowlingson, B. (2017). </w:t>
      </w:r>
      <w:r w:rsidRPr="00126371">
        <w:rPr>
          <w:rFonts w:hAnsi="Times New Roman" w:cs="Times New Roman"/>
          <w:i/>
          <w:iCs/>
          <w:noProof/>
          <w:lang w:val="en-GB"/>
        </w:rPr>
        <w:t>rgdal: Bindings for the Geospatial Data Abstraction Library. R package version 1.2-7</w:t>
      </w:r>
      <w:r w:rsidRPr="00126371">
        <w:rPr>
          <w:rFonts w:hAnsi="Times New Roman" w:cs="Times New Roman"/>
          <w:noProof/>
          <w:lang w:val="en-GB"/>
        </w:rPr>
        <w:t>. https://cran.r-project.org/package=rgdal</w:t>
      </w:r>
    </w:p>
    <w:p w14:paraId="2B4085C8"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Bøhn, T., &amp; Amundsen, P.-A. (2004). Ecological interactions and evolution: forgotten parts of biodiversity? </w:t>
      </w:r>
      <w:r w:rsidRPr="00126371">
        <w:rPr>
          <w:rFonts w:hAnsi="Times New Roman" w:cs="Times New Roman"/>
          <w:i/>
          <w:iCs/>
          <w:noProof/>
          <w:lang w:val="en-GB"/>
        </w:rPr>
        <w:t>BioScience</w:t>
      </w:r>
      <w:r w:rsidRPr="00126371">
        <w:rPr>
          <w:rFonts w:hAnsi="Times New Roman" w:cs="Times New Roman"/>
          <w:noProof/>
          <w:lang w:val="en-GB"/>
        </w:rPr>
        <w:t xml:space="preserve">, </w:t>
      </w:r>
      <w:r w:rsidRPr="00126371">
        <w:rPr>
          <w:rFonts w:hAnsi="Times New Roman" w:cs="Times New Roman"/>
          <w:i/>
          <w:iCs/>
          <w:noProof/>
          <w:lang w:val="en-GB"/>
        </w:rPr>
        <w:t>54</w:t>
      </w:r>
      <w:r w:rsidRPr="00126371">
        <w:rPr>
          <w:rFonts w:hAnsi="Times New Roman" w:cs="Times New Roman"/>
          <w:noProof/>
          <w:lang w:val="en-GB"/>
        </w:rPr>
        <w:t>(9), 804–805.</w:t>
      </w:r>
    </w:p>
    <w:p w14:paraId="655907C5"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Born, J., Linder, H. P., &amp; Desmet, P. (2007). The Greater Cape Floristic Region.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34</w:t>
      </w:r>
      <w:r w:rsidRPr="00126371">
        <w:rPr>
          <w:rFonts w:hAnsi="Times New Roman" w:cs="Times New Roman"/>
          <w:noProof/>
          <w:lang w:val="en-GB"/>
        </w:rPr>
        <w:t>(1), 147–162. https://doi.org/10.1111/j.1365-2699.2006.01595.x</w:t>
      </w:r>
    </w:p>
    <w:p w14:paraId="238C00A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Born, Julia, &amp; Linder, H. P. (2018). Water availability, fundamental niches and realized niches: A case study from the Cape flora. </w:t>
      </w:r>
      <w:r w:rsidRPr="00126371">
        <w:rPr>
          <w:rFonts w:hAnsi="Times New Roman" w:cs="Times New Roman"/>
          <w:i/>
          <w:iCs/>
          <w:noProof/>
          <w:lang w:val="en-GB"/>
        </w:rPr>
        <w:t>Austral Ecology</w:t>
      </w:r>
      <w:r w:rsidRPr="00126371">
        <w:rPr>
          <w:rFonts w:hAnsi="Times New Roman" w:cs="Times New Roman"/>
          <w:noProof/>
          <w:lang w:val="en-GB"/>
        </w:rPr>
        <w:t xml:space="preserve">, </w:t>
      </w:r>
      <w:r w:rsidRPr="00126371">
        <w:rPr>
          <w:rFonts w:hAnsi="Times New Roman" w:cs="Times New Roman"/>
          <w:i/>
          <w:iCs/>
          <w:noProof/>
          <w:lang w:val="en-GB"/>
        </w:rPr>
        <w:t>43</w:t>
      </w:r>
      <w:r w:rsidRPr="00126371">
        <w:rPr>
          <w:rFonts w:hAnsi="Times New Roman" w:cs="Times New Roman"/>
          <w:noProof/>
          <w:lang w:val="en-GB"/>
        </w:rPr>
        <w:t>(6), 696–705. https://doi.org/10.1111/aec.12616</w:t>
      </w:r>
    </w:p>
    <w:p w14:paraId="4D02230B"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Bradshaw, P. L., &amp; Cowling, R. M. (2014). Landscapes, rock types, and climate of the Greater Cape Floristic Region. In N. Allsopp, J. F. Colville, &amp; G. A. Verboom (Eds.), </w:t>
      </w:r>
      <w:r w:rsidRPr="00126371">
        <w:rPr>
          <w:rFonts w:hAnsi="Times New Roman" w:cs="Times New Roman"/>
          <w:i/>
          <w:iCs/>
          <w:noProof/>
          <w:lang w:val="en-GB"/>
        </w:rPr>
        <w:t>Fynbos: Ecology, Evolution and Conservation of a Megadiverse Region</w:t>
      </w:r>
      <w:r w:rsidRPr="00126371">
        <w:rPr>
          <w:rFonts w:hAnsi="Times New Roman" w:cs="Times New Roman"/>
          <w:noProof/>
          <w:lang w:val="en-GB"/>
        </w:rPr>
        <w:t xml:space="preserve"> (pp. 26–46). Oxford University Press. https://doi.org/oso/9780199679584.003.0002</w:t>
      </w:r>
    </w:p>
    <w:p w14:paraId="66073A0E"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126371">
        <w:rPr>
          <w:rFonts w:hAnsi="Times New Roman" w:cs="Times New Roman"/>
          <w:i/>
          <w:iCs/>
          <w:noProof/>
          <w:lang w:val="en-GB"/>
        </w:rPr>
        <w:t>Quaternary Science Reviews</w:t>
      </w:r>
      <w:r w:rsidRPr="00126371">
        <w:rPr>
          <w:rFonts w:hAnsi="Times New Roman" w:cs="Times New Roman"/>
          <w:noProof/>
          <w:lang w:val="en-GB"/>
        </w:rPr>
        <w:t xml:space="preserve">, </w:t>
      </w:r>
      <w:r w:rsidRPr="00126371">
        <w:rPr>
          <w:rFonts w:hAnsi="Times New Roman" w:cs="Times New Roman"/>
          <w:i/>
          <w:iCs/>
          <w:noProof/>
          <w:lang w:val="en-GB"/>
        </w:rPr>
        <w:t>27</w:t>
      </w:r>
      <w:r w:rsidRPr="00126371">
        <w:rPr>
          <w:rFonts w:hAnsi="Times New Roman" w:cs="Times New Roman"/>
          <w:noProof/>
          <w:lang w:val="en-GB"/>
        </w:rPr>
        <w:t>(27–28), 2576–2585. https://doi.org/10.1016/j.quascirev.2008.08.032</w:t>
      </w:r>
    </w:p>
    <w:p w14:paraId="3E4B1BDA"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Byrne, M., &amp; Hines, B. (2004). Phylogeographical analysis of cpDNA variation in Eucalyptus loxophleba (Myrtaceae). </w:t>
      </w:r>
      <w:r w:rsidRPr="00126371">
        <w:rPr>
          <w:rFonts w:hAnsi="Times New Roman" w:cs="Times New Roman"/>
          <w:i/>
          <w:iCs/>
          <w:noProof/>
          <w:lang w:val="en-GB"/>
        </w:rPr>
        <w:t>Australian Journal of Botany</w:t>
      </w:r>
      <w:r w:rsidRPr="00126371">
        <w:rPr>
          <w:rFonts w:hAnsi="Times New Roman" w:cs="Times New Roman"/>
          <w:noProof/>
          <w:lang w:val="en-GB"/>
        </w:rPr>
        <w:t xml:space="preserve">, </w:t>
      </w:r>
      <w:r w:rsidRPr="00126371">
        <w:rPr>
          <w:rFonts w:hAnsi="Times New Roman" w:cs="Times New Roman"/>
          <w:i/>
          <w:iCs/>
          <w:noProof/>
          <w:lang w:val="en-GB"/>
        </w:rPr>
        <w:t>52</w:t>
      </w:r>
      <w:r w:rsidRPr="00126371">
        <w:rPr>
          <w:rFonts w:hAnsi="Times New Roman" w:cs="Times New Roman"/>
          <w:noProof/>
          <w:lang w:val="en-GB"/>
        </w:rPr>
        <w:t>(4), 459–470.</w:t>
      </w:r>
    </w:p>
    <w:p w14:paraId="62786232"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Carnicer, J., Brotons, L., Herrando, S., &amp; Sol, D. (2013). Improved empirical tests of area-heterogeneity tradeoffs. </w:t>
      </w:r>
      <w:r w:rsidRPr="00126371">
        <w:rPr>
          <w:rFonts w:hAnsi="Times New Roman" w:cs="Times New Roman"/>
          <w:i/>
          <w:iCs/>
          <w:noProof/>
          <w:lang w:val="en-GB"/>
        </w:rPr>
        <w:t>Proceedings of the National Academy of Sciences</w:t>
      </w:r>
      <w:r w:rsidRPr="00126371">
        <w:rPr>
          <w:rFonts w:hAnsi="Times New Roman" w:cs="Times New Roman"/>
          <w:noProof/>
          <w:lang w:val="en-GB"/>
        </w:rPr>
        <w:t xml:space="preserve">, </w:t>
      </w:r>
      <w:r w:rsidRPr="00126371">
        <w:rPr>
          <w:rFonts w:hAnsi="Times New Roman" w:cs="Times New Roman"/>
          <w:i/>
          <w:iCs/>
          <w:noProof/>
          <w:lang w:val="en-GB"/>
        </w:rPr>
        <w:t>110</w:t>
      </w:r>
      <w:r w:rsidRPr="00126371">
        <w:rPr>
          <w:rFonts w:hAnsi="Times New Roman" w:cs="Times New Roman"/>
          <w:noProof/>
          <w:lang w:val="en-GB"/>
        </w:rPr>
        <w:t>(31), E2858--E2860.</w:t>
      </w:r>
    </w:p>
    <w:p w14:paraId="3F5BF680"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Chamberlain, S., Szocs, E., Boettiger, C., Ram, K., Bartomeus, I., Baumgartner, J., Foster, Z., &amp; O’Donnell, J. (2016). </w:t>
      </w:r>
      <w:r w:rsidRPr="00126371">
        <w:rPr>
          <w:rFonts w:hAnsi="Times New Roman" w:cs="Times New Roman"/>
          <w:i/>
          <w:iCs/>
          <w:noProof/>
          <w:lang w:val="en-GB"/>
        </w:rPr>
        <w:t>taxize: Taxonomic information from around the web. R package version 0.7.8</w:t>
      </w:r>
      <w:r w:rsidRPr="00126371">
        <w:rPr>
          <w:rFonts w:hAnsi="Times New Roman" w:cs="Times New Roman"/>
          <w:noProof/>
          <w:lang w:val="en-GB"/>
        </w:rPr>
        <w:t>. https://github.com/ropensci/taxize</w:t>
      </w:r>
    </w:p>
    <w:p w14:paraId="460C5A47"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Chao, A., &amp; Jost, L. (2012). Coverage-based rarefaction and extrapolation: standardizing samples by completeness rather than size. </w:t>
      </w:r>
      <w:r w:rsidRPr="00126371">
        <w:rPr>
          <w:rFonts w:hAnsi="Times New Roman" w:cs="Times New Roman"/>
          <w:i/>
          <w:iCs/>
          <w:noProof/>
          <w:lang w:val="en-GB"/>
        </w:rPr>
        <w:t>Ecology</w:t>
      </w:r>
      <w:r w:rsidRPr="00126371">
        <w:rPr>
          <w:rFonts w:hAnsi="Times New Roman" w:cs="Times New Roman"/>
          <w:noProof/>
          <w:lang w:val="en-GB"/>
        </w:rPr>
        <w:t xml:space="preserve">, </w:t>
      </w:r>
      <w:r w:rsidRPr="00126371">
        <w:rPr>
          <w:rFonts w:hAnsi="Times New Roman" w:cs="Times New Roman"/>
          <w:i/>
          <w:iCs/>
          <w:noProof/>
          <w:lang w:val="en-GB"/>
        </w:rPr>
        <w:t>93</w:t>
      </w:r>
      <w:r w:rsidRPr="00126371">
        <w:rPr>
          <w:rFonts w:hAnsi="Times New Roman" w:cs="Times New Roman"/>
          <w:noProof/>
          <w:lang w:val="en-GB"/>
        </w:rPr>
        <w:t>(12), 2533–2547.</w:t>
      </w:r>
    </w:p>
    <w:p w14:paraId="62F01E1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126371">
        <w:rPr>
          <w:rFonts w:hAnsi="Times New Roman" w:cs="Times New Roman"/>
          <w:i/>
          <w:iCs/>
          <w:noProof/>
          <w:lang w:val="en-GB"/>
        </w:rPr>
        <w:t>Diversity and Distributions</w:t>
      </w:r>
      <w:r w:rsidRPr="00126371">
        <w:rPr>
          <w:rFonts w:hAnsi="Times New Roman" w:cs="Times New Roman"/>
          <w:noProof/>
          <w:lang w:val="en-GB"/>
        </w:rPr>
        <w:t xml:space="preserve">, </w:t>
      </w:r>
      <w:r w:rsidRPr="00126371">
        <w:rPr>
          <w:rFonts w:hAnsi="Times New Roman" w:cs="Times New Roman"/>
          <w:i/>
          <w:iCs/>
          <w:noProof/>
          <w:lang w:val="en-GB"/>
        </w:rPr>
        <w:t>8</w:t>
      </w:r>
      <w:r w:rsidRPr="00126371">
        <w:rPr>
          <w:rFonts w:hAnsi="Times New Roman" w:cs="Times New Roman"/>
          <w:noProof/>
          <w:lang w:val="en-GB"/>
        </w:rPr>
        <w:t>(3), 163–179.</w:t>
      </w:r>
    </w:p>
    <w:p w14:paraId="30BF89C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21</w:t>
      </w:r>
      <w:r w:rsidRPr="00126371">
        <w:rPr>
          <w:rFonts w:hAnsi="Times New Roman" w:cs="Times New Roman"/>
          <w:noProof/>
          <w:lang w:val="en-GB"/>
        </w:rPr>
        <w:t>(6), 651. https://doi.org/10.2307/2846038</w:t>
      </w:r>
    </w:p>
    <w:p w14:paraId="3F15C2A8"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42</w:t>
      </w:r>
      <w:r w:rsidRPr="00126371">
        <w:rPr>
          <w:rFonts w:hAnsi="Times New Roman" w:cs="Times New Roman"/>
          <w:noProof/>
          <w:lang w:val="en-GB"/>
        </w:rPr>
        <w:t>(3), 552–564. https://doi.org/10.1111/jbi.12429</w:t>
      </w:r>
    </w:p>
    <w:p w14:paraId="40D96A51"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Cowling, Richard M., Rundel, P. W., Lamont, B. B., Arroyo, M. K., &amp; Arianoutsou, M. (1996). Plant diversity in mediterranean-climate regions. </w:t>
      </w:r>
      <w:r w:rsidRPr="00126371">
        <w:rPr>
          <w:rFonts w:hAnsi="Times New Roman" w:cs="Times New Roman"/>
          <w:i/>
          <w:iCs/>
          <w:noProof/>
          <w:lang w:val="en-GB"/>
        </w:rPr>
        <w:t>Trends in Ecology and Evolution</w:t>
      </w:r>
      <w:r w:rsidRPr="00126371">
        <w:rPr>
          <w:rFonts w:hAnsi="Times New Roman" w:cs="Times New Roman"/>
          <w:noProof/>
          <w:lang w:val="en-GB"/>
        </w:rPr>
        <w:t xml:space="preserve">, </w:t>
      </w:r>
      <w:r w:rsidRPr="00126371">
        <w:rPr>
          <w:rFonts w:hAnsi="Times New Roman" w:cs="Times New Roman"/>
          <w:i/>
          <w:iCs/>
          <w:noProof/>
          <w:lang w:val="en-GB"/>
        </w:rPr>
        <w:t>11</w:t>
      </w:r>
      <w:r w:rsidRPr="00126371">
        <w:rPr>
          <w:rFonts w:hAnsi="Times New Roman" w:cs="Times New Roman"/>
          <w:noProof/>
          <w:lang w:val="en-GB"/>
        </w:rPr>
        <w:t>(9), 362–366. https://doi.org/10.1016/0169-5347(96)10044-6</w:t>
      </w:r>
    </w:p>
    <w:p w14:paraId="6FD0839C"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126371">
        <w:rPr>
          <w:rFonts w:hAnsi="Times New Roman" w:cs="Times New Roman"/>
          <w:i/>
          <w:iCs/>
          <w:noProof/>
          <w:lang w:val="en-GB"/>
        </w:rPr>
        <w:t>Transactions of the Royal Society of South Africa</w:t>
      </w:r>
      <w:r w:rsidRPr="00126371">
        <w:rPr>
          <w:rFonts w:hAnsi="Times New Roman" w:cs="Times New Roman"/>
          <w:noProof/>
          <w:lang w:val="en-GB"/>
        </w:rPr>
        <w:t xml:space="preserve">, </w:t>
      </w:r>
      <w:r w:rsidRPr="00126371">
        <w:rPr>
          <w:rFonts w:hAnsi="Times New Roman" w:cs="Times New Roman"/>
          <w:i/>
          <w:iCs/>
          <w:noProof/>
          <w:lang w:val="en-GB"/>
        </w:rPr>
        <w:t>72</w:t>
      </w:r>
      <w:r w:rsidRPr="00126371">
        <w:rPr>
          <w:rFonts w:hAnsi="Times New Roman" w:cs="Times New Roman"/>
          <w:noProof/>
          <w:lang w:val="en-GB"/>
        </w:rPr>
        <w:t>(2), 184–201.</w:t>
      </w:r>
    </w:p>
    <w:p w14:paraId="2D55DDE0"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Cramer, M. D., &amp; Verboom, G. A. (2016). Measures of biologically relevant environmental heterogeneity improve prediction of regional plant species richness.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44</w:t>
      </w:r>
      <w:r w:rsidRPr="00126371">
        <w:rPr>
          <w:rFonts w:hAnsi="Times New Roman" w:cs="Times New Roman"/>
          <w:noProof/>
          <w:lang w:val="en-GB"/>
        </w:rPr>
        <w:t>(3), 1–13. https://doi.org/10.1111/jbi.12911</w:t>
      </w:r>
    </w:p>
    <w:p w14:paraId="522DAAEC"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Cramer, M. D., West, A. G., Power, S. C., Skelton, R., &amp; Stock, W. D. (2014). Plant ecophysiological diversity. In </w:t>
      </w:r>
      <w:r w:rsidRPr="00126371">
        <w:rPr>
          <w:rFonts w:hAnsi="Times New Roman" w:cs="Times New Roman"/>
          <w:i/>
          <w:iCs/>
          <w:noProof/>
          <w:lang w:val="en-GB"/>
        </w:rPr>
        <w:t>Fynbos: Ecology, Evolution and Conservation of a Megadiverse Region</w:t>
      </w:r>
      <w:r w:rsidRPr="00126371">
        <w:rPr>
          <w:rFonts w:hAnsi="Times New Roman" w:cs="Times New Roman"/>
          <w:noProof/>
          <w:lang w:val="en-GB"/>
        </w:rPr>
        <w:t xml:space="preserve"> (pp. 248–272). Oxford University Press. https://doi.org/oso/9780199679584.003.0011</w:t>
      </w:r>
    </w:p>
    <w:p w14:paraId="3D0303B0"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126371">
        <w:rPr>
          <w:rFonts w:hAnsi="Times New Roman" w:cs="Times New Roman"/>
          <w:i/>
          <w:iCs/>
          <w:noProof/>
          <w:lang w:val="en-GB"/>
        </w:rPr>
        <w:t>Diversity and Distributions</w:t>
      </w:r>
      <w:r w:rsidRPr="00126371">
        <w:rPr>
          <w:rFonts w:hAnsi="Times New Roman" w:cs="Times New Roman"/>
          <w:noProof/>
          <w:lang w:val="en-GB"/>
        </w:rPr>
        <w:t xml:space="preserve">, </w:t>
      </w:r>
      <w:r w:rsidRPr="00126371">
        <w:rPr>
          <w:rFonts w:hAnsi="Times New Roman" w:cs="Times New Roman"/>
          <w:i/>
          <w:iCs/>
          <w:noProof/>
          <w:lang w:val="en-GB"/>
        </w:rPr>
        <w:t>25</w:t>
      </w:r>
      <w:r w:rsidRPr="00126371">
        <w:rPr>
          <w:rFonts w:hAnsi="Times New Roman" w:cs="Times New Roman"/>
          <w:noProof/>
          <w:lang w:val="en-GB"/>
        </w:rPr>
        <w:t>(11), 1736–1750.</w:t>
      </w:r>
    </w:p>
    <w:p w14:paraId="37B15C9E"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126371">
        <w:rPr>
          <w:rFonts w:hAnsi="Times New Roman" w:cs="Times New Roman"/>
          <w:i/>
          <w:iCs/>
          <w:noProof/>
          <w:lang w:val="en-GB"/>
        </w:rPr>
        <w:t>Nature</w:t>
      </w:r>
      <w:r w:rsidRPr="00126371">
        <w:rPr>
          <w:rFonts w:hAnsi="Times New Roman" w:cs="Times New Roman"/>
          <w:noProof/>
          <w:lang w:val="en-GB"/>
        </w:rPr>
        <w:t xml:space="preserve">, </w:t>
      </w:r>
      <w:r w:rsidRPr="00126371">
        <w:rPr>
          <w:rFonts w:hAnsi="Times New Roman" w:cs="Times New Roman"/>
          <w:i/>
          <w:iCs/>
          <w:noProof/>
          <w:lang w:val="en-GB"/>
        </w:rPr>
        <w:t>458</w:t>
      </w:r>
      <w:r w:rsidRPr="00126371">
        <w:rPr>
          <w:rFonts w:hAnsi="Times New Roman" w:cs="Times New Roman"/>
          <w:noProof/>
          <w:lang w:val="en-GB"/>
        </w:rPr>
        <w:t>(7239), 754–756. https://doi.org/10.1038/nature07764</w:t>
      </w:r>
    </w:p>
    <w:p w14:paraId="2A3ADF88"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Currie, D. J. (1991). Energy and large-scale patterns of animal-and plant-species richness. </w:t>
      </w:r>
      <w:r w:rsidRPr="00126371">
        <w:rPr>
          <w:rFonts w:hAnsi="Times New Roman" w:cs="Times New Roman"/>
          <w:i/>
          <w:iCs/>
          <w:noProof/>
          <w:lang w:val="en-GB"/>
        </w:rPr>
        <w:t>The American Naturalist</w:t>
      </w:r>
      <w:r w:rsidRPr="00126371">
        <w:rPr>
          <w:rFonts w:hAnsi="Times New Roman" w:cs="Times New Roman"/>
          <w:noProof/>
          <w:lang w:val="en-GB"/>
        </w:rPr>
        <w:t xml:space="preserve">, </w:t>
      </w:r>
      <w:r w:rsidRPr="00126371">
        <w:rPr>
          <w:rFonts w:hAnsi="Times New Roman" w:cs="Times New Roman"/>
          <w:i/>
          <w:iCs/>
          <w:noProof/>
          <w:lang w:val="en-GB"/>
        </w:rPr>
        <w:t>137</w:t>
      </w:r>
      <w:r w:rsidRPr="00126371">
        <w:rPr>
          <w:rFonts w:hAnsi="Times New Roman" w:cs="Times New Roman"/>
          <w:noProof/>
          <w:lang w:val="en-GB"/>
        </w:rPr>
        <w:t>(1), 27–49.</w:t>
      </w:r>
    </w:p>
    <w:p w14:paraId="2F9E3ED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Donoghue, M. J. (2008). A phylogenetic perspective on the distribution of plant diversity. </w:t>
      </w:r>
      <w:r w:rsidRPr="00126371">
        <w:rPr>
          <w:rFonts w:hAnsi="Times New Roman" w:cs="Times New Roman"/>
          <w:i/>
          <w:iCs/>
          <w:noProof/>
          <w:lang w:val="en-GB"/>
        </w:rPr>
        <w:t>Proceedings of the National Academy of Sciences</w:t>
      </w:r>
      <w:r w:rsidRPr="00126371">
        <w:rPr>
          <w:rFonts w:hAnsi="Times New Roman" w:cs="Times New Roman"/>
          <w:noProof/>
          <w:lang w:val="en-GB"/>
        </w:rPr>
        <w:t xml:space="preserve">, </w:t>
      </w:r>
      <w:r w:rsidRPr="00126371">
        <w:rPr>
          <w:rFonts w:hAnsi="Times New Roman" w:cs="Times New Roman"/>
          <w:i/>
          <w:iCs/>
          <w:noProof/>
          <w:lang w:val="en-GB"/>
        </w:rPr>
        <w:t>105</w:t>
      </w:r>
      <w:r w:rsidRPr="00126371">
        <w:rPr>
          <w:rFonts w:hAnsi="Times New Roman" w:cs="Times New Roman"/>
          <w:noProof/>
          <w:lang w:val="en-GB"/>
        </w:rPr>
        <w:t>(Supplement 1), 11549–11555. https://doi.org/10.1073/pnas.0801962105</w:t>
      </w:r>
    </w:p>
    <w:p w14:paraId="64DDC786"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126371">
        <w:rPr>
          <w:rFonts w:hAnsi="Times New Roman" w:cs="Times New Roman"/>
          <w:i/>
          <w:iCs/>
          <w:noProof/>
          <w:lang w:val="en-GB"/>
        </w:rPr>
        <w:t>Ecology and Evolution</w:t>
      </w:r>
      <w:r w:rsidRPr="00126371">
        <w:rPr>
          <w:rFonts w:hAnsi="Times New Roman" w:cs="Times New Roman"/>
          <w:noProof/>
          <w:lang w:val="en-GB"/>
        </w:rPr>
        <w:t xml:space="preserve">, </w:t>
      </w:r>
      <w:r w:rsidRPr="00126371">
        <w:rPr>
          <w:rFonts w:hAnsi="Times New Roman" w:cs="Times New Roman"/>
          <w:i/>
          <w:iCs/>
          <w:noProof/>
          <w:lang w:val="en-GB"/>
        </w:rPr>
        <w:t>5</w:t>
      </w:r>
      <w:r w:rsidRPr="00126371">
        <w:rPr>
          <w:rFonts w:hAnsi="Times New Roman" w:cs="Times New Roman"/>
          <w:noProof/>
          <w:lang w:val="en-GB"/>
        </w:rPr>
        <w:t>(3), 807–820.</w:t>
      </w:r>
    </w:p>
    <w:p w14:paraId="2B3C3E77"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45</w:t>
      </w:r>
      <w:r w:rsidRPr="00126371">
        <w:rPr>
          <w:rFonts w:hAnsi="Times New Roman" w:cs="Times New Roman"/>
          <w:noProof/>
          <w:lang w:val="en-GB"/>
        </w:rPr>
        <w:t>(1), 190–200. https://doi.org/10.1111/jbi.13104</w:t>
      </w:r>
    </w:p>
    <w:p w14:paraId="41352C74"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126371">
        <w:rPr>
          <w:rFonts w:hAnsi="Times New Roman" w:cs="Times New Roman"/>
          <w:i/>
          <w:iCs/>
          <w:noProof/>
          <w:lang w:val="en-GB"/>
        </w:rPr>
        <w:t>Ecological Engineering</w:t>
      </w:r>
      <w:r w:rsidRPr="00126371">
        <w:rPr>
          <w:rFonts w:hAnsi="Times New Roman" w:cs="Times New Roman"/>
          <w:noProof/>
          <w:lang w:val="en-GB"/>
        </w:rPr>
        <w:t xml:space="preserve">, </w:t>
      </w:r>
      <w:r w:rsidRPr="00126371">
        <w:rPr>
          <w:rFonts w:hAnsi="Times New Roman" w:cs="Times New Roman"/>
          <w:i/>
          <w:iCs/>
          <w:noProof/>
          <w:lang w:val="en-GB"/>
        </w:rPr>
        <w:t>36</w:t>
      </w:r>
      <w:r w:rsidRPr="00126371">
        <w:rPr>
          <w:rFonts w:hAnsi="Times New Roman" w:cs="Times New Roman"/>
          <w:noProof/>
          <w:lang w:val="en-GB"/>
        </w:rPr>
        <w:t>(9), 1191–1200.</w:t>
      </w:r>
    </w:p>
    <w:p w14:paraId="2FF73416"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Gioia, P., &amp; Hopper, S. D. (2017). A new phytogeographic map for the Southwest Australian Floristic Region after an exceptional decade of collection and discovery. </w:t>
      </w:r>
      <w:r w:rsidRPr="00126371">
        <w:rPr>
          <w:rFonts w:hAnsi="Times New Roman" w:cs="Times New Roman"/>
          <w:i/>
          <w:iCs/>
          <w:noProof/>
          <w:lang w:val="en-GB"/>
        </w:rPr>
        <w:t>Botanical Journal of the Linnean Society</w:t>
      </w:r>
      <w:r w:rsidRPr="00126371">
        <w:rPr>
          <w:rFonts w:hAnsi="Times New Roman" w:cs="Times New Roman"/>
          <w:noProof/>
          <w:lang w:val="en-GB"/>
        </w:rPr>
        <w:t xml:space="preserve">, </w:t>
      </w:r>
      <w:r w:rsidRPr="00126371">
        <w:rPr>
          <w:rFonts w:hAnsi="Times New Roman" w:cs="Times New Roman"/>
          <w:i/>
          <w:iCs/>
          <w:noProof/>
          <w:lang w:val="en-GB"/>
        </w:rPr>
        <w:t>184</w:t>
      </w:r>
      <w:r w:rsidRPr="00126371">
        <w:rPr>
          <w:rFonts w:hAnsi="Times New Roman" w:cs="Times New Roman"/>
          <w:noProof/>
          <w:lang w:val="en-GB"/>
        </w:rPr>
        <w:t>(1), 1–15. https://doi.org/10.1093/botlinnean/box010</w:t>
      </w:r>
    </w:p>
    <w:p w14:paraId="3995F095"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Goldblatt, P. (1978). An analysis of the flora of Southern Africa: its characteristics, relationships abd origins. </w:t>
      </w:r>
      <w:r w:rsidRPr="00126371">
        <w:rPr>
          <w:rFonts w:hAnsi="Times New Roman" w:cs="Times New Roman"/>
          <w:i/>
          <w:iCs/>
          <w:noProof/>
          <w:lang w:val="en-GB"/>
        </w:rPr>
        <w:t>Annals of the Missouri Botanical Garden</w:t>
      </w:r>
      <w:r w:rsidRPr="00126371">
        <w:rPr>
          <w:rFonts w:hAnsi="Times New Roman" w:cs="Times New Roman"/>
          <w:noProof/>
          <w:lang w:val="en-GB"/>
        </w:rPr>
        <w:t xml:space="preserve">, </w:t>
      </w:r>
      <w:r w:rsidRPr="00126371">
        <w:rPr>
          <w:rFonts w:hAnsi="Times New Roman" w:cs="Times New Roman"/>
          <w:i/>
          <w:iCs/>
          <w:noProof/>
          <w:lang w:val="en-GB"/>
        </w:rPr>
        <w:t>65</w:t>
      </w:r>
      <w:r w:rsidRPr="00126371">
        <w:rPr>
          <w:rFonts w:hAnsi="Times New Roman" w:cs="Times New Roman"/>
          <w:noProof/>
          <w:lang w:val="en-GB"/>
        </w:rPr>
        <w:t>, 369–436.</w:t>
      </w:r>
    </w:p>
    <w:p w14:paraId="483B4DA2"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Gotelli, N. J., &amp; Colwell, R. K. (2001). Quantifying biodiversity: procedures and pitfalls in the measurement and comparison of species richness. </w:t>
      </w:r>
      <w:r w:rsidRPr="00126371">
        <w:rPr>
          <w:rFonts w:hAnsi="Times New Roman" w:cs="Times New Roman"/>
          <w:i/>
          <w:iCs/>
          <w:noProof/>
          <w:lang w:val="en-GB"/>
        </w:rPr>
        <w:t>Ecology Letters</w:t>
      </w:r>
      <w:r w:rsidRPr="00126371">
        <w:rPr>
          <w:rFonts w:hAnsi="Times New Roman" w:cs="Times New Roman"/>
          <w:noProof/>
          <w:lang w:val="en-GB"/>
        </w:rPr>
        <w:t xml:space="preserve">, </w:t>
      </w:r>
      <w:r w:rsidRPr="00126371">
        <w:rPr>
          <w:rFonts w:hAnsi="Times New Roman" w:cs="Times New Roman"/>
          <w:i/>
          <w:iCs/>
          <w:noProof/>
          <w:lang w:val="en-GB"/>
        </w:rPr>
        <w:t>4</w:t>
      </w:r>
      <w:r w:rsidRPr="00126371">
        <w:rPr>
          <w:rFonts w:hAnsi="Times New Roman" w:cs="Times New Roman"/>
          <w:noProof/>
          <w:lang w:val="en-GB"/>
        </w:rPr>
        <w:t>(4), 379–391. https://doi.org/10.1046/j.1461-0248.2001.00230.x</w:t>
      </w:r>
    </w:p>
    <w:p w14:paraId="261E20F6"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Hart, S. P., Usinowicz, J., &amp; Levine, J. M. (2017). The spatial scales of species coexistence. </w:t>
      </w:r>
      <w:r w:rsidRPr="00126371">
        <w:rPr>
          <w:rFonts w:hAnsi="Times New Roman" w:cs="Times New Roman"/>
          <w:i/>
          <w:iCs/>
          <w:noProof/>
          <w:lang w:val="en-GB"/>
        </w:rPr>
        <w:t>Nature Ecology &amp; Evolution</w:t>
      </w:r>
      <w:r w:rsidRPr="00126371">
        <w:rPr>
          <w:rFonts w:hAnsi="Times New Roman" w:cs="Times New Roman"/>
          <w:noProof/>
          <w:lang w:val="en-GB"/>
        </w:rPr>
        <w:t xml:space="preserve">, </w:t>
      </w:r>
      <w:r w:rsidRPr="00126371">
        <w:rPr>
          <w:rFonts w:hAnsi="Times New Roman" w:cs="Times New Roman"/>
          <w:i/>
          <w:iCs/>
          <w:noProof/>
          <w:lang w:val="en-GB"/>
        </w:rPr>
        <w:t>1</w:t>
      </w:r>
      <w:r w:rsidRPr="00126371">
        <w:rPr>
          <w:rFonts w:hAnsi="Times New Roman" w:cs="Times New Roman"/>
          <w:noProof/>
          <w:lang w:val="en-GB"/>
        </w:rPr>
        <w:t>(8), 1066–1073. https://doi.org/10.1038/s41559-017-0230-7</w:t>
      </w:r>
    </w:p>
    <w:p w14:paraId="6CE3406D"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126371">
        <w:rPr>
          <w:rFonts w:hAnsi="Times New Roman" w:cs="Times New Roman"/>
          <w:i/>
          <w:iCs/>
          <w:noProof/>
          <w:lang w:val="en-GB"/>
        </w:rPr>
        <w:t>Ecology</w:t>
      </w:r>
      <w:r w:rsidRPr="00126371">
        <w:rPr>
          <w:rFonts w:hAnsi="Times New Roman" w:cs="Times New Roman"/>
          <w:noProof/>
          <w:lang w:val="en-GB"/>
        </w:rPr>
        <w:t xml:space="preserve">, </w:t>
      </w:r>
      <w:r w:rsidRPr="00126371">
        <w:rPr>
          <w:rFonts w:hAnsi="Times New Roman" w:cs="Times New Roman"/>
          <w:i/>
          <w:iCs/>
          <w:noProof/>
          <w:lang w:val="en-GB"/>
        </w:rPr>
        <w:t>84</w:t>
      </w:r>
      <w:r w:rsidRPr="00126371">
        <w:rPr>
          <w:rFonts w:hAnsi="Times New Roman" w:cs="Times New Roman"/>
          <w:noProof/>
          <w:lang w:val="en-GB"/>
        </w:rPr>
        <w:t>(12), 3105–3117.</w:t>
      </w:r>
    </w:p>
    <w:p w14:paraId="652B853D"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Hijmans, R. J. (2016). </w:t>
      </w:r>
      <w:r w:rsidRPr="00126371">
        <w:rPr>
          <w:rFonts w:hAnsi="Times New Roman" w:cs="Times New Roman"/>
          <w:i/>
          <w:iCs/>
          <w:noProof/>
          <w:lang w:val="en-GB"/>
        </w:rPr>
        <w:t>raster: Geographic Data Analysis and Modeling. R package version 2.5-8</w:t>
      </w:r>
      <w:r w:rsidRPr="00126371">
        <w:rPr>
          <w:rFonts w:hAnsi="Times New Roman" w:cs="Times New Roman"/>
          <w:noProof/>
          <w:lang w:val="en-GB"/>
        </w:rPr>
        <w:t>. https://cran.r-project.org/package=raster</w:t>
      </w:r>
    </w:p>
    <w:p w14:paraId="51A367E0"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Hopper, S. D. (1979). Biogeographical Aspects of Speciation in the Southwest Australian Flora. </w:t>
      </w:r>
      <w:r w:rsidRPr="00126371">
        <w:rPr>
          <w:rFonts w:hAnsi="Times New Roman" w:cs="Times New Roman"/>
          <w:i/>
          <w:iCs/>
          <w:noProof/>
          <w:lang w:val="en-GB"/>
        </w:rPr>
        <w:t>Annual Review of Ecology and Systematics</w:t>
      </w:r>
      <w:r w:rsidRPr="00126371">
        <w:rPr>
          <w:rFonts w:hAnsi="Times New Roman" w:cs="Times New Roman"/>
          <w:noProof/>
          <w:lang w:val="en-GB"/>
        </w:rPr>
        <w:t xml:space="preserve">, </w:t>
      </w:r>
      <w:r w:rsidRPr="00126371">
        <w:rPr>
          <w:rFonts w:hAnsi="Times New Roman" w:cs="Times New Roman"/>
          <w:i/>
          <w:iCs/>
          <w:noProof/>
          <w:lang w:val="en-GB"/>
        </w:rPr>
        <w:t>10</w:t>
      </w:r>
      <w:r w:rsidRPr="00126371">
        <w:rPr>
          <w:rFonts w:hAnsi="Times New Roman" w:cs="Times New Roman"/>
          <w:noProof/>
          <w:lang w:val="en-GB"/>
        </w:rPr>
        <w:t>, 399–422. http://www.jstor.org/stable/2096798</w:t>
      </w:r>
    </w:p>
    <w:p w14:paraId="04D4D9BD"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126371">
        <w:rPr>
          <w:rFonts w:hAnsi="Times New Roman" w:cs="Times New Roman"/>
          <w:i/>
          <w:iCs/>
          <w:noProof/>
          <w:lang w:val="en-GB"/>
        </w:rPr>
        <w:t>Plant and Soil</w:t>
      </w:r>
      <w:r w:rsidRPr="00126371">
        <w:rPr>
          <w:rFonts w:hAnsi="Times New Roman" w:cs="Times New Roman"/>
          <w:noProof/>
          <w:lang w:val="en-GB"/>
        </w:rPr>
        <w:t xml:space="preserve">, </w:t>
      </w:r>
      <w:r w:rsidRPr="00126371">
        <w:rPr>
          <w:rFonts w:hAnsi="Times New Roman" w:cs="Times New Roman"/>
          <w:i/>
          <w:iCs/>
          <w:noProof/>
          <w:lang w:val="en-GB"/>
        </w:rPr>
        <w:t>322</w:t>
      </w:r>
      <w:r w:rsidRPr="00126371">
        <w:rPr>
          <w:rFonts w:hAnsi="Times New Roman" w:cs="Times New Roman"/>
          <w:noProof/>
          <w:lang w:val="en-GB"/>
        </w:rPr>
        <w:t>(1), 49–86. https://doi.org/10.1007/s11104-009-0068-0</w:t>
      </w:r>
    </w:p>
    <w:p w14:paraId="74B1E792"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126371">
        <w:rPr>
          <w:rFonts w:hAnsi="Times New Roman" w:cs="Times New Roman"/>
          <w:i/>
          <w:iCs/>
          <w:noProof/>
          <w:lang w:val="en-GB"/>
        </w:rPr>
        <w:t>Annual Review of Ecology, Evolution, and Systematics</w:t>
      </w:r>
      <w:r w:rsidRPr="00126371">
        <w:rPr>
          <w:rFonts w:hAnsi="Times New Roman" w:cs="Times New Roman"/>
          <w:noProof/>
          <w:lang w:val="en-GB"/>
        </w:rPr>
        <w:t xml:space="preserve">, </w:t>
      </w:r>
      <w:r w:rsidRPr="00126371">
        <w:rPr>
          <w:rFonts w:hAnsi="Times New Roman" w:cs="Times New Roman"/>
          <w:i/>
          <w:iCs/>
          <w:noProof/>
          <w:lang w:val="en-GB"/>
        </w:rPr>
        <w:t>35</w:t>
      </w:r>
      <w:r w:rsidRPr="00126371">
        <w:rPr>
          <w:rFonts w:hAnsi="Times New Roman" w:cs="Times New Roman"/>
          <w:noProof/>
          <w:lang w:val="en-GB"/>
        </w:rPr>
        <w:t>, 623–650. https://doi.org/10.1146/annurev.ecolsys.35.112202.130201</w:t>
      </w:r>
    </w:p>
    <w:p w14:paraId="680DC9EB"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Hopper, S. D., &amp; Gioia, P. (2004b). The Southwest Australian Floristic Region : Evolution and Conservation of a Global Hot Spot of Biodiversity. </w:t>
      </w:r>
      <w:r w:rsidRPr="00126371">
        <w:rPr>
          <w:rFonts w:hAnsi="Times New Roman" w:cs="Times New Roman"/>
          <w:i/>
          <w:iCs/>
          <w:noProof/>
          <w:lang w:val="en-GB"/>
        </w:rPr>
        <w:t>Annual Review of Ecology, Evolution, and Systematics</w:t>
      </w:r>
      <w:r w:rsidRPr="00126371">
        <w:rPr>
          <w:rFonts w:hAnsi="Times New Roman" w:cs="Times New Roman"/>
          <w:noProof/>
          <w:lang w:val="en-GB"/>
        </w:rPr>
        <w:t xml:space="preserve">, </w:t>
      </w:r>
      <w:r w:rsidRPr="00126371">
        <w:rPr>
          <w:rFonts w:hAnsi="Times New Roman" w:cs="Times New Roman"/>
          <w:i/>
          <w:iCs/>
          <w:noProof/>
          <w:lang w:val="en-GB"/>
        </w:rPr>
        <w:t>35</w:t>
      </w:r>
      <w:r w:rsidRPr="00126371">
        <w:rPr>
          <w:rFonts w:hAnsi="Times New Roman" w:cs="Times New Roman"/>
          <w:noProof/>
          <w:lang w:val="en-GB"/>
        </w:rPr>
        <w:t>(1), 623–650. https://doi.org/10.1146/annurev.ecolsys.35.112202.130201</w:t>
      </w:r>
    </w:p>
    <w:p w14:paraId="74081C34"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Jiménez, I., &amp; Ricklefs, R. E. (2014). Diversity anomalies and spatial climate heterogeneity. </w:t>
      </w:r>
      <w:r w:rsidRPr="00126371">
        <w:rPr>
          <w:rFonts w:hAnsi="Times New Roman" w:cs="Times New Roman"/>
          <w:i/>
          <w:iCs/>
          <w:noProof/>
          <w:lang w:val="en-GB"/>
        </w:rPr>
        <w:t>Global Ecology and Biogeography</w:t>
      </w:r>
      <w:r w:rsidRPr="00126371">
        <w:rPr>
          <w:rFonts w:hAnsi="Times New Roman" w:cs="Times New Roman"/>
          <w:noProof/>
          <w:lang w:val="en-GB"/>
        </w:rPr>
        <w:t>. https://doi.org/10.1111/geb.12181</w:t>
      </w:r>
    </w:p>
    <w:p w14:paraId="762EDCF1"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126371">
        <w:rPr>
          <w:rFonts w:hAnsi="Times New Roman" w:cs="Times New Roman"/>
          <w:i/>
          <w:iCs/>
          <w:noProof/>
          <w:lang w:val="en-GB"/>
        </w:rPr>
        <w:t>Annals of Botany</w:t>
      </w:r>
      <w:r w:rsidRPr="00126371">
        <w:rPr>
          <w:rFonts w:hAnsi="Times New Roman" w:cs="Times New Roman"/>
          <w:noProof/>
          <w:lang w:val="en-GB"/>
        </w:rPr>
        <w:t xml:space="preserve">, </w:t>
      </w:r>
      <w:r w:rsidRPr="00126371">
        <w:rPr>
          <w:rFonts w:hAnsi="Times New Roman" w:cs="Times New Roman"/>
          <w:i/>
          <w:iCs/>
          <w:noProof/>
          <w:lang w:val="en-GB"/>
        </w:rPr>
        <w:t>119</w:t>
      </w:r>
      <w:r w:rsidRPr="00126371">
        <w:rPr>
          <w:rFonts w:hAnsi="Times New Roman" w:cs="Times New Roman"/>
          <w:noProof/>
          <w:lang w:val="en-GB"/>
        </w:rPr>
        <w:t>(2), 289–300. https://doi.org/10.1093/aob/mcw182</w:t>
      </w:r>
    </w:p>
    <w:p w14:paraId="7EDEF2AC"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Kreft, H., &amp; Jetz, W. (2007). Global patterns and determinants of vascular plant diversity. </w:t>
      </w:r>
      <w:r w:rsidRPr="00126371">
        <w:rPr>
          <w:rFonts w:hAnsi="Times New Roman" w:cs="Times New Roman"/>
          <w:i/>
          <w:iCs/>
          <w:noProof/>
          <w:lang w:val="en-GB"/>
        </w:rPr>
        <w:t>Proceedings of the National Academy of Sciences</w:t>
      </w:r>
      <w:r w:rsidRPr="00126371">
        <w:rPr>
          <w:rFonts w:hAnsi="Times New Roman" w:cs="Times New Roman"/>
          <w:noProof/>
          <w:lang w:val="en-GB"/>
        </w:rPr>
        <w:t xml:space="preserve">, </w:t>
      </w:r>
      <w:r w:rsidRPr="00126371">
        <w:rPr>
          <w:rFonts w:hAnsi="Times New Roman" w:cs="Times New Roman"/>
          <w:i/>
          <w:iCs/>
          <w:noProof/>
          <w:lang w:val="en-GB"/>
        </w:rPr>
        <w:t>104</w:t>
      </w:r>
      <w:r w:rsidRPr="00126371">
        <w:rPr>
          <w:rFonts w:hAnsi="Times New Roman" w:cs="Times New Roman"/>
          <w:noProof/>
          <w:lang w:val="en-GB"/>
        </w:rPr>
        <w:t>(14), 5925–5930. https://doi.org/10.1073/pnas.0608361104</w:t>
      </w:r>
    </w:p>
    <w:p w14:paraId="4A10AAB1"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Laliberte, E., Zemunik, G., &amp; Turner, B. L. (2014). Environmental filtering explains variation in plant diversity along resource gradients. </w:t>
      </w:r>
      <w:r w:rsidRPr="00126371">
        <w:rPr>
          <w:rFonts w:hAnsi="Times New Roman" w:cs="Times New Roman"/>
          <w:i/>
          <w:iCs/>
          <w:noProof/>
          <w:lang w:val="en-GB"/>
        </w:rPr>
        <w:t>Science</w:t>
      </w:r>
      <w:r w:rsidRPr="00126371">
        <w:rPr>
          <w:rFonts w:hAnsi="Times New Roman" w:cs="Times New Roman"/>
          <w:noProof/>
          <w:lang w:val="en-GB"/>
        </w:rPr>
        <w:t xml:space="preserve">, </w:t>
      </w:r>
      <w:r w:rsidRPr="00126371">
        <w:rPr>
          <w:rFonts w:hAnsi="Times New Roman" w:cs="Times New Roman"/>
          <w:i/>
          <w:iCs/>
          <w:noProof/>
          <w:lang w:val="en-GB"/>
        </w:rPr>
        <w:t>345</w:t>
      </w:r>
      <w:r w:rsidRPr="00126371">
        <w:rPr>
          <w:rFonts w:hAnsi="Times New Roman" w:cs="Times New Roman"/>
          <w:noProof/>
          <w:lang w:val="en-GB"/>
        </w:rPr>
        <w:t>(6204), 1602–1605. https://doi.org/Doi 10.1126/Science.1256330</w:t>
      </w:r>
    </w:p>
    <w:p w14:paraId="7C712C07"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126371">
        <w:rPr>
          <w:rFonts w:hAnsi="Times New Roman" w:cs="Times New Roman"/>
          <w:i/>
          <w:iCs/>
          <w:noProof/>
          <w:lang w:val="en-GB"/>
        </w:rPr>
        <w:t>Plant and Soil</w:t>
      </w:r>
      <w:r w:rsidRPr="00126371">
        <w:rPr>
          <w:rFonts w:hAnsi="Times New Roman" w:cs="Times New Roman"/>
          <w:noProof/>
          <w:lang w:val="en-GB"/>
        </w:rPr>
        <w:t xml:space="preserve">, </w:t>
      </w:r>
      <w:r w:rsidRPr="00126371">
        <w:rPr>
          <w:rFonts w:hAnsi="Times New Roman" w:cs="Times New Roman"/>
          <w:i/>
          <w:iCs/>
          <w:noProof/>
          <w:lang w:val="en-GB"/>
        </w:rPr>
        <w:t>334</w:t>
      </w:r>
      <w:r w:rsidRPr="00126371">
        <w:rPr>
          <w:rFonts w:hAnsi="Times New Roman" w:cs="Times New Roman"/>
          <w:noProof/>
          <w:lang w:val="en-GB"/>
        </w:rPr>
        <w:t>(1–2), 11–31. https://doi.org/10.1007/s11104-010-0444-9</w:t>
      </w:r>
    </w:p>
    <w:p w14:paraId="1CB2FFAE"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126371">
        <w:rPr>
          <w:rFonts w:hAnsi="Times New Roman" w:cs="Times New Roman"/>
          <w:i/>
          <w:iCs/>
          <w:noProof/>
          <w:lang w:val="en-GB"/>
        </w:rPr>
        <w:t>Annals of Botany</w:t>
      </w:r>
      <w:r w:rsidRPr="00126371">
        <w:rPr>
          <w:rFonts w:hAnsi="Times New Roman" w:cs="Times New Roman"/>
          <w:noProof/>
          <w:lang w:val="en-GB"/>
        </w:rPr>
        <w:t xml:space="preserve">, </w:t>
      </w:r>
      <w:r w:rsidRPr="00126371">
        <w:rPr>
          <w:rFonts w:hAnsi="Times New Roman" w:cs="Times New Roman"/>
          <w:i/>
          <w:iCs/>
          <w:noProof/>
          <w:lang w:val="en-GB"/>
        </w:rPr>
        <w:t>98</w:t>
      </w:r>
      <w:r w:rsidRPr="00126371">
        <w:rPr>
          <w:rFonts w:hAnsi="Times New Roman" w:cs="Times New Roman"/>
          <w:noProof/>
          <w:lang w:val="en-GB"/>
        </w:rPr>
        <w:t>(4), 693–713. https://doi.org/10.1093/aob/mcl114</w:t>
      </w:r>
    </w:p>
    <w:p w14:paraId="1A0788DC"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Lamont, B. B., &amp; He, T. (2017). When did a Mediterranean-type climate originate in southwestern Australia? </w:t>
      </w:r>
      <w:r w:rsidRPr="00126371">
        <w:rPr>
          <w:rFonts w:hAnsi="Times New Roman" w:cs="Times New Roman"/>
          <w:i/>
          <w:iCs/>
          <w:noProof/>
          <w:lang w:val="en-GB"/>
        </w:rPr>
        <w:t>Global and Planetary Change</w:t>
      </w:r>
      <w:r w:rsidRPr="00126371">
        <w:rPr>
          <w:rFonts w:hAnsi="Times New Roman" w:cs="Times New Roman"/>
          <w:noProof/>
          <w:lang w:val="en-GB"/>
        </w:rPr>
        <w:t xml:space="preserve">, </w:t>
      </w:r>
      <w:r w:rsidRPr="00126371">
        <w:rPr>
          <w:rFonts w:hAnsi="Times New Roman" w:cs="Times New Roman"/>
          <w:i/>
          <w:iCs/>
          <w:noProof/>
          <w:lang w:val="en-GB"/>
        </w:rPr>
        <w:t>156</w:t>
      </w:r>
      <w:r w:rsidRPr="00126371">
        <w:rPr>
          <w:rFonts w:hAnsi="Times New Roman" w:cs="Times New Roman"/>
          <w:noProof/>
          <w:lang w:val="en-GB"/>
        </w:rPr>
        <w:t>, 46–58. https://doi.org/10.1016/j.gloplacha.2017.08.004</w:t>
      </w:r>
    </w:p>
    <w:p w14:paraId="2E1A20D0"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126371">
        <w:rPr>
          <w:rFonts w:hAnsi="Times New Roman" w:cs="Times New Roman"/>
          <w:i/>
          <w:iCs/>
          <w:noProof/>
          <w:lang w:val="en-GB"/>
        </w:rPr>
        <w:t>African Journal of Ecology</w:t>
      </w:r>
      <w:r w:rsidRPr="00126371">
        <w:rPr>
          <w:rFonts w:hAnsi="Times New Roman" w:cs="Times New Roman"/>
          <w:noProof/>
          <w:lang w:val="en-GB"/>
        </w:rPr>
        <w:t xml:space="preserve">, </w:t>
      </w:r>
      <w:r w:rsidRPr="00126371">
        <w:rPr>
          <w:rFonts w:hAnsi="Times New Roman" w:cs="Times New Roman"/>
          <w:i/>
          <w:iCs/>
          <w:noProof/>
          <w:lang w:val="en-GB"/>
        </w:rPr>
        <w:t>47</w:t>
      </w:r>
      <w:r w:rsidRPr="00126371">
        <w:rPr>
          <w:rFonts w:hAnsi="Times New Roman" w:cs="Times New Roman"/>
          <w:noProof/>
          <w:lang w:val="en-GB"/>
        </w:rPr>
        <w:t>(3), 382–392. https://doi.org/10.1111/j.1365-2028.2008.00997.x</w:t>
      </w:r>
    </w:p>
    <w:p w14:paraId="3B698A94"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126371">
        <w:rPr>
          <w:rFonts w:hAnsi="Times New Roman" w:cs="Times New Roman"/>
          <w:i/>
          <w:iCs/>
          <w:noProof/>
          <w:lang w:val="en-GB"/>
        </w:rPr>
        <w:t>Marine Ecology</w:t>
      </w:r>
      <w:r w:rsidRPr="00126371">
        <w:rPr>
          <w:rFonts w:hAnsi="Times New Roman" w:cs="Times New Roman"/>
          <w:noProof/>
          <w:lang w:val="en-GB"/>
        </w:rPr>
        <w:t xml:space="preserve">, </w:t>
      </w:r>
      <w:r w:rsidRPr="00126371">
        <w:rPr>
          <w:rFonts w:hAnsi="Times New Roman" w:cs="Times New Roman"/>
          <w:i/>
          <w:iCs/>
          <w:noProof/>
          <w:lang w:val="en-GB"/>
        </w:rPr>
        <w:t>31</w:t>
      </w:r>
      <w:r w:rsidRPr="00126371">
        <w:rPr>
          <w:rFonts w:hAnsi="Times New Roman" w:cs="Times New Roman"/>
          <w:noProof/>
          <w:lang w:val="en-GB"/>
        </w:rPr>
        <w:t>, 1–5. https://doi.org/10.1111/j.1439-0485.2009.00358.x</w:t>
      </w:r>
    </w:p>
    <w:p w14:paraId="5AF62063"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Linder, H. P. (2019). Rare species, Restionaceae, and the Cape flora. </w:t>
      </w:r>
      <w:r w:rsidRPr="00126371">
        <w:rPr>
          <w:rFonts w:hAnsi="Times New Roman" w:cs="Times New Roman"/>
          <w:i/>
          <w:iCs/>
          <w:noProof/>
          <w:lang w:val="en-GB"/>
        </w:rPr>
        <w:t>Journal of Biogeography</w:t>
      </w:r>
      <w:r w:rsidRPr="00126371">
        <w:rPr>
          <w:rFonts w:hAnsi="Times New Roman" w:cs="Times New Roman"/>
          <w:noProof/>
          <w:lang w:val="en-GB"/>
        </w:rPr>
        <w:t>, 1–14. https://doi.org/10.1111/jbi.13709</w:t>
      </w:r>
    </w:p>
    <w:p w14:paraId="2F4560E4"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McLaughlin, B. C., Ackerly, D. D., Klos, P. Z., Natali, J., Dawson, T. E., &amp; Thompson, S. E. (2017). Hydrologic refugia, plants, and climate change. </w:t>
      </w:r>
      <w:r w:rsidRPr="00126371">
        <w:rPr>
          <w:rFonts w:hAnsi="Times New Roman" w:cs="Times New Roman"/>
          <w:i/>
          <w:iCs/>
          <w:noProof/>
          <w:lang w:val="en-GB"/>
        </w:rPr>
        <w:t>Global Change Biology</w:t>
      </w:r>
      <w:r w:rsidRPr="00126371">
        <w:rPr>
          <w:rFonts w:hAnsi="Times New Roman" w:cs="Times New Roman"/>
          <w:noProof/>
          <w:lang w:val="en-GB"/>
        </w:rPr>
        <w:t xml:space="preserve">, </w:t>
      </w:r>
      <w:r w:rsidRPr="00126371">
        <w:rPr>
          <w:rFonts w:hAnsi="Times New Roman" w:cs="Times New Roman"/>
          <w:i/>
          <w:iCs/>
          <w:noProof/>
          <w:lang w:val="en-GB"/>
        </w:rPr>
        <w:t>23</w:t>
      </w:r>
      <w:r w:rsidRPr="00126371">
        <w:rPr>
          <w:rFonts w:hAnsi="Times New Roman" w:cs="Times New Roman"/>
          <w:noProof/>
          <w:lang w:val="en-GB"/>
        </w:rPr>
        <w:t>(8), 2941–2961.</w:t>
      </w:r>
    </w:p>
    <w:p w14:paraId="13A2C606"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126371">
        <w:rPr>
          <w:rFonts w:hAnsi="Times New Roman" w:cs="Times New Roman"/>
          <w:i/>
          <w:iCs/>
          <w:noProof/>
          <w:lang w:val="en-GB"/>
        </w:rPr>
        <w:t>Journal of Arid Environments</w:t>
      </w:r>
      <w:r w:rsidRPr="00126371">
        <w:rPr>
          <w:rFonts w:hAnsi="Times New Roman" w:cs="Times New Roman"/>
          <w:noProof/>
          <w:lang w:val="en-GB"/>
        </w:rPr>
        <w:t xml:space="preserve">, </w:t>
      </w:r>
      <w:r w:rsidRPr="00126371">
        <w:rPr>
          <w:rFonts w:hAnsi="Times New Roman" w:cs="Times New Roman"/>
          <w:i/>
          <w:iCs/>
          <w:noProof/>
          <w:lang w:val="en-GB"/>
        </w:rPr>
        <w:t>74</w:t>
      </w:r>
      <w:r w:rsidRPr="00126371">
        <w:rPr>
          <w:rFonts w:hAnsi="Times New Roman" w:cs="Times New Roman"/>
          <w:noProof/>
          <w:lang w:val="en-GB"/>
        </w:rPr>
        <w:t>(7), 786–793.</w:t>
      </w:r>
    </w:p>
    <w:p w14:paraId="66939AAF"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Meadows, M E, &amp; Sugden, J. M. (1991). A vegetation history of the last 14,500 years on the Cederberg, SW Cape, South Africa. </w:t>
      </w:r>
      <w:r w:rsidRPr="00126371">
        <w:rPr>
          <w:rFonts w:hAnsi="Times New Roman" w:cs="Times New Roman"/>
          <w:i/>
          <w:iCs/>
          <w:noProof/>
          <w:lang w:val="en-GB"/>
        </w:rPr>
        <w:t>South African Journal of Science</w:t>
      </w:r>
      <w:r w:rsidRPr="00126371">
        <w:rPr>
          <w:rFonts w:hAnsi="Times New Roman" w:cs="Times New Roman"/>
          <w:noProof/>
          <w:lang w:val="en-GB"/>
        </w:rPr>
        <w:t xml:space="preserve">, </w:t>
      </w:r>
      <w:r w:rsidRPr="00126371">
        <w:rPr>
          <w:rFonts w:hAnsi="Times New Roman" w:cs="Times New Roman"/>
          <w:i/>
          <w:iCs/>
          <w:noProof/>
          <w:lang w:val="en-GB"/>
        </w:rPr>
        <w:t>87</w:t>
      </w:r>
      <w:r w:rsidRPr="00126371">
        <w:rPr>
          <w:rFonts w:hAnsi="Times New Roman" w:cs="Times New Roman"/>
          <w:noProof/>
          <w:lang w:val="en-GB"/>
        </w:rPr>
        <w:t>(3).</w:t>
      </w:r>
    </w:p>
    <w:p w14:paraId="47A228DB"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Meadows, Michael E, &amp; Sugden, J. M. (1993). The late Quaternary palaeoecology of a floristic kingdom: the southwestern Cape South Africa. </w:t>
      </w:r>
      <w:r w:rsidRPr="00126371">
        <w:rPr>
          <w:rFonts w:hAnsi="Times New Roman" w:cs="Times New Roman"/>
          <w:i/>
          <w:iCs/>
          <w:noProof/>
          <w:lang w:val="en-GB"/>
        </w:rPr>
        <w:t>Palaeogeography, Palaeoclimatology, Palaeoecology</w:t>
      </w:r>
      <w:r w:rsidRPr="00126371">
        <w:rPr>
          <w:rFonts w:hAnsi="Times New Roman" w:cs="Times New Roman"/>
          <w:noProof/>
          <w:lang w:val="en-GB"/>
        </w:rPr>
        <w:t xml:space="preserve">, </w:t>
      </w:r>
      <w:r w:rsidRPr="00126371">
        <w:rPr>
          <w:rFonts w:hAnsi="Times New Roman" w:cs="Times New Roman"/>
          <w:i/>
          <w:iCs/>
          <w:noProof/>
          <w:lang w:val="en-GB"/>
        </w:rPr>
        <w:t>101</w:t>
      </w:r>
      <w:r w:rsidRPr="00126371">
        <w:rPr>
          <w:rFonts w:hAnsi="Times New Roman" w:cs="Times New Roman"/>
          <w:noProof/>
          <w:lang w:val="en-GB"/>
        </w:rPr>
        <w:t>(3–4), 271–281.</w:t>
      </w:r>
    </w:p>
    <w:p w14:paraId="33062802"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Merow, C., Smith, M. J., &amp; Silander, J. A. (2013). A practical guide to MaxEnt for modeling species’ distributions: what it does, and why inputs and settings matter. </w:t>
      </w:r>
      <w:r w:rsidRPr="00126371">
        <w:rPr>
          <w:rFonts w:hAnsi="Times New Roman" w:cs="Times New Roman"/>
          <w:i/>
          <w:iCs/>
          <w:noProof/>
          <w:lang w:val="en-GB"/>
        </w:rPr>
        <w:t>Ecography</w:t>
      </w:r>
      <w:r w:rsidRPr="00126371">
        <w:rPr>
          <w:rFonts w:hAnsi="Times New Roman" w:cs="Times New Roman"/>
          <w:noProof/>
          <w:lang w:val="en-GB"/>
        </w:rPr>
        <w:t xml:space="preserve">, </w:t>
      </w:r>
      <w:r w:rsidRPr="00126371">
        <w:rPr>
          <w:rFonts w:hAnsi="Times New Roman" w:cs="Times New Roman"/>
          <w:i/>
          <w:iCs/>
          <w:noProof/>
          <w:lang w:val="en-GB"/>
        </w:rPr>
        <w:t>36</w:t>
      </w:r>
      <w:r w:rsidRPr="00126371">
        <w:rPr>
          <w:rFonts w:hAnsi="Times New Roman" w:cs="Times New Roman"/>
          <w:noProof/>
          <w:lang w:val="en-GB"/>
        </w:rPr>
        <w:t>(10), 1058–1069.</w:t>
      </w:r>
    </w:p>
    <w:p w14:paraId="0E39B563"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8</w:t>
      </w:r>
      <w:r w:rsidRPr="00126371">
        <w:rPr>
          <w:rFonts w:hAnsi="Times New Roman" w:cs="Times New Roman"/>
          <w:noProof/>
          <w:lang w:val="en-GB"/>
        </w:rPr>
        <w:t>(2), 107. https://doi.org/10.2307/2844553</w:t>
      </w:r>
    </w:p>
    <w:p w14:paraId="56F05694"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126371">
        <w:rPr>
          <w:rFonts w:hAnsi="Times New Roman" w:cs="Times New Roman"/>
          <w:i/>
          <w:iCs/>
          <w:noProof/>
          <w:lang w:val="en-GB"/>
        </w:rPr>
        <w:t>PLoS ONE</w:t>
      </w:r>
      <w:r w:rsidRPr="00126371">
        <w:rPr>
          <w:rFonts w:hAnsi="Times New Roman" w:cs="Times New Roman"/>
          <w:noProof/>
          <w:lang w:val="en-GB"/>
        </w:rPr>
        <w:t xml:space="preserve">, </w:t>
      </w:r>
      <w:r w:rsidRPr="00126371">
        <w:rPr>
          <w:rFonts w:hAnsi="Times New Roman" w:cs="Times New Roman"/>
          <w:i/>
          <w:iCs/>
          <w:noProof/>
          <w:lang w:val="en-GB"/>
        </w:rPr>
        <w:t>10</w:t>
      </w:r>
      <w:r w:rsidRPr="00126371">
        <w:rPr>
          <w:rFonts w:hAnsi="Times New Roman" w:cs="Times New Roman"/>
          <w:noProof/>
          <w:lang w:val="en-GB"/>
        </w:rPr>
        <w:t>(7), 1–16. https://doi.org/10.1371/journal.pone.0131924</w:t>
      </w:r>
    </w:p>
    <w:p w14:paraId="5D364DC5"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Mucina, L., &amp; Rutherford, M. C. (2006). </w:t>
      </w:r>
      <w:r w:rsidRPr="00126371">
        <w:rPr>
          <w:rFonts w:hAnsi="Times New Roman" w:cs="Times New Roman"/>
          <w:i/>
          <w:iCs/>
          <w:noProof/>
          <w:lang w:val="en-GB"/>
        </w:rPr>
        <w:t>The vegetation of South Africa, Lesotho and Swaziland.</w:t>
      </w:r>
      <w:r w:rsidRPr="00126371">
        <w:rPr>
          <w:rFonts w:hAnsi="Times New Roman" w:cs="Times New Roman"/>
          <w:noProof/>
          <w:lang w:val="en-GB"/>
        </w:rPr>
        <w:t xml:space="preserve"> South African National Biodiversity Institute.</w:t>
      </w:r>
    </w:p>
    <w:p w14:paraId="07526EE3"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Oliver, E. G. H., Linder, H. P., &amp; Rourke, J. P. (1983). Geographical distribution of present-day Cape taxa and their phytogeographical significance. </w:t>
      </w:r>
      <w:r w:rsidRPr="00126371">
        <w:rPr>
          <w:rFonts w:hAnsi="Times New Roman" w:cs="Times New Roman"/>
          <w:i/>
          <w:iCs/>
          <w:noProof/>
          <w:lang w:val="en-GB"/>
        </w:rPr>
        <w:t>Bothalia</w:t>
      </w:r>
      <w:r w:rsidRPr="00126371">
        <w:rPr>
          <w:rFonts w:hAnsi="Times New Roman" w:cs="Times New Roman"/>
          <w:noProof/>
          <w:lang w:val="en-GB"/>
        </w:rPr>
        <w:t xml:space="preserve">, </w:t>
      </w:r>
      <w:r w:rsidRPr="00126371">
        <w:rPr>
          <w:rFonts w:hAnsi="Times New Roman" w:cs="Times New Roman"/>
          <w:i/>
          <w:iCs/>
          <w:noProof/>
          <w:lang w:val="en-GB"/>
        </w:rPr>
        <w:t>14</w:t>
      </w:r>
      <w:r w:rsidRPr="00126371">
        <w:rPr>
          <w:rFonts w:hAnsi="Times New Roman" w:cs="Times New Roman"/>
          <w:noProof/>
          <w:lang w:val="en-GB"/>
        </w:rPr>
        <w:t>(3/4), 427–440.</w:t>
      </w:r>
    </w:p>
    <w:p w14:paraId="0074B8A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126371">
        <w:rPr>
          <w:rFonts w:hAnsi="Times New Roman" w:cs="Times New Roman"/>
          <w:i/>
          <w:iCs/>
          <w:noProof/>
          <w:lang w:val="en-GB"/>
        </w:rPr>
        <w:t>BioScience</w:t>
      </w:r>
      <w:r w:rsidRPr="00126371">
        <w:rPr>
          <w:rFonts w:hAnsi="Times New Roman" w:cs="Times New Roman"/>
          <w:noProof/>
          <w:lang w:val="en-GB"/>
        </w:rPr>
        <w:t xml:space="preserve">, </w:t>
      </w:r>
      <w:r w:rsidRPr="00126371">
        <w:rPr>
          <w:rFonts w:hAnsi="Times New Roman" w:cs="Times New Roman"/>
          <w:i/>
          <w:iCs/>
          <w:noProof/>
          <w:lang w:val="en-GB"/>
        </w:rPr>
        <w:t>51</w:t>
      </w:r>
      <w:r w:rsidRPr="00126371">
        <w:rPr>
          <w:rFonts w:hAnsi="Times New Roman" w:cs="Times New Roman"/>
          <w:noProof/>
          <w:lang w:val="en-GB"/>
        </w:rPr>
        <w:t>(11), 933–938.</w:t>
      </w:r>
    </w:p>
    <w:p w14:paraId="18DCD5BB"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R Core Team. (2019). </w:t>
      </w:r>
      <w:r w:rsidRPr="00126371">
        <w:rPr>
          <w:rFonts w:hAnsi="Times New Roman" w:cs="Times New Roman"/>
          <w:i/>
          <w:iCs/>
          <w:noProof/>
          <w:lang w:val="en-GB"/>
        </w:rPr>
        <w:t>R: A Language and Environment for Statistical Computing</w:t>
      </w:r>
      <w:r w:rsidRPr="00126371">
        <w:rPr>
          <w:rFonts w:hAnsi="Times New Roman" w:cs="Times New Roman"/>
          <w:noProof/>
          <w:lang w:val="en-GB"/>
        </w:rPr>
        <w:t>. https://www.r-project.org/</w:t>
      </w:r>
    </w:p>
    <w:p w14:paraId="6B003276"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Rebelo, T. G. (2001). </w:t>
      </w:r>
      <w:r w:rsidRPr="00126371">
        <w:rPr>
          <w:rFonts w:hAnsi="Times New Roman" w:cs="Times New Roman"/>
          <w:i/>
          <w:iCs/>
          <w:noProof/>
          <w:lang w:val="en-GB"/>
        </w:rPr>
        <w:t>A field guide to the proteas of South Africa</w:t>
      </w:r>
      <w:r w:rsidRPr="00126371">
        <w:rPr>
          <w:rFonts w:hAnsi="Times New Roman" w:cs="Times New Roman"/>
          <w:noProof/>
          <w:lang w:val="en-GB"/>
        </w:rPr>
        <w:t>. Fernwood.</w:t>
      </w:r>
    </w:p>
    <w:p w14:paraId="019CC1CF"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Ricklefs, R. E. (1987). Community diversity: relative roles of local and regional processes. </w:t>
      </w:r>
      <w:r w:rsidRPr="00126371">
        <w:rPr>
          <w:rFonts w:hAnsi="Times New Roman" w:cs="Times New Roman"/>
          <w:i/>
          <w:iCs/>
          <w:noProof/>
          <w:lang w:val="en-GB"/>
        </w:rPr>
        <w:t>Science, New Series</w:t>
      </w:r>
      <w:r w:rsidRPr="00126371">
        <w:rPr>
          <w:rFonts w:hAnsi="Times New Roman" w:cs="Times New Roman"/>
          <w:noProof/>
          <w:lang w:val="en-GB"/>
        </w:rPr>
        <w:t xml:space="preserve">, </w:t>
      </w:r>
      <w:r w:rsidRPr="00126371">
        <w:rPr>
          <w:rFonts w:hAnsi="Times New Roman" w:cs="Times New Roman"/>
          <w:i/>
          <w:iCs/>
          <w:noProof/>
          <w:lang w:val="en-GB"/>
        </w:rPr>
        <w:t>235</w:t>
      </w:r>
      <w:r w:rsidRPr="00126371">
        <w:rPr>
          <w:rFonts w:hAnsi="Times New Roman" w:cs="Times New Roman"/>
          <w:noProof/>
          <w:lang w:val="en-GB"/>
        </w:rPr>
        <w:t>(4785), 167–171.</w:t>
      </w:r>
    </w:p>
    <w:p w14:paraId="75C3D17A"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Ricklefs, R. E. (2004). A comprehensive framework for global patterns in biodiversity. </w:t>
      </w:r>
      <w:r w:rsidRPr="00126371">
        <w:rPr>
          <w:rFonts w:hAnsi="Times New Roman" w:cs="Times New Roman"/>
          <w:i/>
          <w:iCs/>
          <w:noProof/>
          <w:lang w:val="en-GB"/>
        </w:rPr>
        <w:t>Ecology Letters</w:t>
      </w:r>
      <w:r w:rsidRPr="00126371">
        <w:rPr>
          <w:rFonts w:hAnsi="Times New Roman" w:cs="Times New Roman"/>
          <w:noProof/>
          <w:lang w:val="en-GB"/>
        </w:rPr>
        <w:t xml:space="preserve">, </w:t>
      </w:r>
      <w:r w:rsidRPr="00126371">
        <w:rPr>
          <w:rFonts w:hAnsi="Times New Roman" w:cs="Times New Roman"/>
          <w:i/>
          <w:iCs/>
          <w:noProof/>
          <w:lang w:val="en-GB"/>
        </w:rPr>
        <w:t>7</w:t>
      </w:r>
      <w:r w:rsidRPr="00126371">
        <w:rPr>
          <w:rFonts w:hAnsi="Times New Roman" w:cs="Times New Roman"/>
          <w:noProof/>
          <w:lang w:val="en-GB"/>
        </w:rPr>
        <w:t>(1), 1–15.</w:t>
      </w:r>
    </w:p>
    <w:p w14:paraId="744826C3"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126371">
        <w:rPr>
          <w:rFonts w:hAnsi="Times New Roman" w:cs="Times New Roman"/>
          <w:i/>
          <w:iCs/>
          <w:noProof/>
          <w:lang w:val="en-GB"/>
        </w:rPr>
        <w:t>Plant, Cell &amp; Environment</w:t>
      </w:r>
      <w:r w:rsidRPr="00126371">
        <w:rPr>
          <w:rFonts w:hAnsi="Times New Roman" w:cs="Times New Roman"/>
          <w:noProof/>
          <w:lang w:val="en-GB"/>
        </w:rPr>
        <w:t xml:space="preserve">, </w:t>
      </w:r>
      <w:r w:rsidRPr="00126371">
        <w:rPr>
          <w:rFonts w:hAnsi="Times New Roman" w:cs="Times New Roman"/>
          <w:i/>
          <w:iCs/>
          <w:noProof/>
          <w:lang w:val="en-GB"/>
        </w:rPr>
        <w:t>31</w:t>
      </w:r>
      <w:r w:rsidRPr="00126371">
        <w:rPr>
          <w:rFonts w:hAnsi="Times New Roman" w:cs="Times New Roman"/>
          <w:noProof/>
          <w:lang w:val="en-GB"/>
        </w:rPr>
        <w:t>(12), 1825–1833.</w:t>
      </w:r>
    </w:p>
    <w:p w14:paraId="0F03EC5F"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Slingsby, J. A., February, E. C., &amp; Rebelo, T. G. (2018). Water: at what cost to our unique flora? </w:t>
      </w:r>
      <w:r w:rsidRPr="00126371">
        <w:rPr>
          <w:rFonts w:hAnsi="Times New Roman" w:cs="Times New Roman"/>
          <w:i/>
          <w:iCs/>
          <w:noProof/>
          <w:lang w:val="en-GB"/>
        </w:rPr>
        <w:t>Veld &amp; Flora</w:t>
      </w:r>
      <w:r w:rsidRPr="00126371">
        <w:rPr>
          <w:rFonts w:hAnsi="Times New Roman" w:cs="Times New Roman"/>
          <w:noProof/>
          <w:lang w:val="en-GB"/>
        </w:rPr>
        <w:t xml:space="preserve">, </w:t>
      </w:r>
      <w:r w:rsidRPr="00126371">
        <w:rPr>
          <w:rFonts w:hAnsi="Times New Roman" w:cs="Times New Roman"/>
          <w:i/>
          <w:iCs/>
          <w:noProof/>
          <w:lang w:val="en-GB"/>
        </w:rPr>
        <w:t>June</w:t>
      </w:r>
      <w:r w:rsidRPr="00126371">
        <w:rPr>
          <w:rFonts w:hAnsi="Times New Roman" w:cs="Times New Roman"/>
          <w:noProof/>
          <w:lang w:val="en-GB"/>
        </w:rPr>
        <w:t>, 72–75.</w:t>
      </w:r>
    </w:p>
    <w:p w14:paraId="248FB0C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lastRenderedPageBreak/>
        <w:t xml:space="preserve">Snijman, D. A. (2013). </w:t>
      </w:r>
      <w:r w:rsidRPr="00126371">
        <w:rPr>
          <w:rFonts w:hAnsi="Times New Roman" w:cs="Times New Roman"/>
          <w:i/>
          <w:iCs/>
          <w:noProof/>
          <w:lang w:val="en-GB"/>
        </w:rPr>
        <w:t>Plants of the Greater Cape Floristic Region. 2: The Extra Cape flora</w:t>
      </w:r>
      <w:r w:rsidRPr="00126371">
        <w:rPr>
          <w:rFonts w:hAnsi="Times New Roman" w:cs="Times New Roman"/>
          <w:noProof/>
          <w:lang w:val="en-GB"/>
        </w:rPr>
        <w:t>. South African National Biodiversity Institute.</w:t>
      </w:r>
    </w:p>
    <w:p w14:paraId="377DD24E"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Sobel, J. M., Chen, G. F., Watt, L. R., &amp; Schemske, D. W. (2010). The biology of speciation. </w:t>
      </w:r>
      <w:r w:rsidRPr="00126371">
        <w:rPr>
          <w:rFonts w:hAnsi="Times New Roman" w:cs="Times New Roman"/>
          <w:i/>
          <w:iCs/>
          <w:noProof/>
          <w:lang w:val="en-GB"/>
        </w:rPr>
        <w:t>Evolution</w:t>
      </w:r>
      <w:r w:rsidRPr="00126371">
        <w:rPr>
          <w:rFonts w:hAnsi="Times New Roman" w:cs="Times New Roman"/>
          <w:noProof/>
          <w:lang w:val="en-GB"/>
        </w:rPr>
        <w:t xml:space="preserve">, </w:t>
      </w:r>
      <w:r w:rsidRPr="00126371">
        <w:rPr>
          <w:rFonts w:hAnsi="Times New Roman" w:cs="Times New Roman"/>
          <w:i/>
          <w:iCs/>
          <w:noProof/>
          <w:lang w:val="en-GB"/>
        </w:rPr>
        <w:t>64</w:t>
      </w:r>
      <w:r w:rsidRPr="00126371">
        <w:rPr>
          <w:rFonts w:hAnsi="Times New Roman" w:cs="Times New Roman"/>
          <w:noProof/>
          <w:lang w:val="en-GB"/>
        </w:rPr>
        <w:t>(2), 295–315. https://doi.org/10.1111/j.1558-5646.2009.00877.x</w:t>
      </w:r>
    </w:p>
    <w:p w14:paraId="70F9D885"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Stein, A., Gerstner, K., &amp; Kreft, H. (2014). Environmental heterogeneity as a universal driver of species richness across taxa, biomes and spatial scales. </w:t>
      </w:r>
      <w:r w:rsidRPr="00126371">
        <w:rPr>
          <w:rFonts w:hAnsi="Times New Roman" w:cs="Times New Roman"/>
          <w:i/>
          <w:iCs/>
          <w:noProof/>
          <w:lang w:val="en-GB"/>
        </w:rPr>
        <w:t>Ecology Letters</w:t>
      </w:r>
      <w:r w:rsidRPr="00126371">
        <w:rPr>
          <w:rFonts w:hAnsi="Times New Roman" w:cs="Times New Roman"/>
          <w:noProof/>
          <w:lang w:val="en-GB"/>
        </w:rPr>
        <w:t xml:space="preserve">, </w:t>
      </w:r>
      <w:r w:rsidRPr="00126371">
        <w:rPr>
          <w:rFonts w:hAnsi="Times New Roman" w:cs="Times New Roman"/>
          <w:i/>
          <w:iCs/>
          <w:noProof/>
          <w:lang w:val="en-GB"/>
        </w:rPr>
        <w:t>17</w:t>
      </w:r>
      <w:r w:rsidRPr="00126371">
        <w:rPr>
          <w:rFonts w:hAnsi="Times New Roman" w:cs="Times New Roman"/>
          <w:noProof/>
          <w:lang w:val="en-GB"/>
        </w:rPr>
        <w:t>(7), 866–880. https://doi.org/10.1111/ele.12277</w:t>
      </w:r>
    </w:p>
    <w:p w14:paraId="3BF44C85"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Stock, W. D., &amp; Verboom, G. A. (2012). Phylogenetic ecology of foliar N and P concentrations and N: P ratios across mediterranean-type ecosystems. </w:t>
      </w:r>
      <w:r w:rsidRPr="00126371">
        <w:rPr>
          <w:rFonts w:hAnsi="Times New Roman" w:cs="Times New Roman"/>
          <w:i/>
          <w:iCs/>
          <w:noProof/>
          <w:lang w:val="en-GB"/>
        </w:rPr>
        <w:t>Global Ecology and Biogeography</w:t>
      </w:r>
      <w:r w:rsidRPr="00126371">
        <w:rPr>
          <w:rFonts w:hAnsi="Times New Roman" w:cs="Times New Roman"/>
          <w:noProof/>
          <w:lang w:val="en-GB"/>
        </w:rPr>
        <w:t xml:space="preserve">, </w:t>
      </w:r>
      <w:r w:rsidRPr="00126371">
        <w:rPr>
          <w:rFonts w:hAnsi="Times New Roman" w:cs="Times New Roman"/>
          <w:i/>
          <w:iCs/>
          <w:noProof/>
          <w:lang w:val="en-GB"/>
        </w:rPr>
        <w:t>21</w:t>
      </w:r>
      <w:r w:rsidRPr="00126371">
        <w:rPr>
          <w:rFonts w:hAnsi="Times New Roman" w:cs="Times New Roman"/>
          <w:noProof/>
          <w:lang w:val="en-GB"/>
        </w:rPr>
        <w:t>(12), 1147–1156.</w:t>
      </w:r>
    </w:p>
    <w:p w14:paraId="26285ADE"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126371">
        <w:rPr>
          <w:rFonts w:hAnsi="Times New Roman" w:cs="Times New Roman"/>
          <w:i/>
          <w:iCs/>
          <w:noProof/>
          <w:lang w:val="en-GB"/>
        </w:rPr>
        <w:t>Ecography</w:t>
      </w:r>
      <w:r w:rsidRPr="00126371">
        <w:rPr>
          <w:rFonts w:hAnsi="Times New Roman" w:cs="Times New Roman"/>
          <w:noProof/>
          <w:lang w:val="en-GB"/>
        </w:rPr>
        <w:t xml:space="preserve">, </w:t>
      </w:r>
      <w:r w:rsidRPr="00126371">
        <w:rPr>
          <w:rFonts w:hAnsi="Times New Roman" w:cs="Times New Roman"/>
          <w:i/>
          <w:iCs/>
          <w:noProof/>
          <w:lang w:val="en-GB"/>
        </w:rPr>
        <w:t>29</w:t>
      </w:r>
      <w:r w:rsidRPr="00126371">
        <w:rPr>
          <w:rFonts w:hAnsi="Times New Roman" w:cs="Times New Roman"/>
          <w:noProof/>
          <w:lang w:val="en-GB"/>
        </w:rPr>
        <w:t>(5), 733–744. https://doi.org/10.1111/j.0906-7590.2006.04674.x</w:t>
      </w:r>
    </w:p>
    <w:p w14:paraId="7532B43D"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van Rensburg, B. J., Chown, S. L., &amp; Gaston, K. J. (2002). Species richness, environmental correlates, and spatial scale: a test esing South African birds. </w:t>
      </w:r>
      <w:r w:rsidRPr="00126371">
        <w:rPr>
          <w:rFonts w:hAnsi="Times New Roman" w:cs="Times New Roman"/>
          <w:i/>
          <w:iCs/>
          <w:noProof/>
          <w:lang w:val="en-GB"/>
        </w:rPr>
        <w:t>The American Naturalist</w:t>
      </w:r>
      <w:r w:rsidRPr="00126371">
        <w:rPr>
          <w:rFonts w:hAnsi="Times New Roman" w:cs="Times New Roman"/>
          <w:noProof/>
          <w:lang w:val="en-GB"/>
        </w:rPr>
        <w:t xml:space="preserve">, </w:t>
      </w:r>
      <w:r w:rsidRPr="00126371">
        <w:rPr>
          <w:rFonts w:hAnsi="Times New Roman" w:cs="Times New Roman"/>
          <w:i/>
          <w:iCs/>
          <w:noProof/>
          <w:lang w:val="en-GB"/>
        </w:rPr>
        <w:t>159</w:t>
      </w:r>
      <w:r w:rsidRPr="00126371">
        <w:rPr>
          <w:rFonts w:hAnsi="Times New Roman" w:cs="Times New Roman"/>
          <w:noProof/>
          <w:lang w:val="en-GB"/>
        </w:rPr>
        <w:t>(5), 566–577. https://doi.org/10.1086/339464</w:t>
      </w:r>
    </w:p>
    <w:p w14:paraId="35396DD7"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Veech, J. A., Summerville, K. S., Crist, T. O., &amp; Gering, J. C. (2002). The additive partitioning of species diversity: recent revival of an old idea. </w:t>
      </w:r>
      <w:r w:rsidRPr="00126371">
        <w:rPr>
          <w:rFonts w:hAnsi="Times New Roman" w:cs="Times New Roman"/>
          <w:i/>
          <w:iCs/>
          <w:noProof/>
          <w:lang w:val="en-GB"/>
        </w:rPr>
        <w:t>Oikos</w:t>
      </w:r>
      <w:r w:rsidRPr="00126371">
        <w:rPr>
          <w:rFonts w:hAnsi="Times New Roman" w:cs="Times New Roman"/>
          <w:noProof/>
          <w:lang w:val="en-GB"/>
        </w:rPr>
        <w:t xml:space="preserve">, </w:t>
      </w:r>
      <w:r w:rsidRPr="00126371">
        <w:rPr>
          <w:rFonts w:hAnsi="Times New Roman" w:cs="Times New Roman"/>
          <w:i/>
          <w:iCs/>
          <w:noProof/>
          <w:lang w:val="en-GB"/>
        </w:rPr>
        <w:t>99</w:t>
      </w:r>
      <w:r w:rsidRPr="00126371">
        <w:rPr>
          <w:rFonts w:hAnsi="Times New Roman" w:cs="Times New Roman"/>
          <w:noProof/>
          <w:lang w:val="en-GB"/>
        </w:rPr>
        <w:t>(1), 3–9.</w:t>
      </w:r>
    </w:p>
    <w:p w14:paraId="7737974F"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126371">
        <w:rPr>
          <w:rFonts w:hAnsi="Times New Roman" w:cs="Times New Roman"/>
          <w:i/>
          <w:iCs/>
          <w:noProof/>
          <w:lang w:val="en-GB"/>
        </w:rPr>
        <w:t>Fynbos: Ecology, Evolution and Conservation of a Megadiverse Region</w:t>
      </w:r>
      <w:r w:rsidRPr="00126371">
        <w:rPr>
          <w:rFonts w:hAnsi="Times New Roman" w:cs="Times New Roman"/>
          <w:noProof/>
          <w:lang w:val="en-GB"/>
        </w:rPr>
        <w:t>. Oxford University Press. http://www.oxfordscholarship.com/view/10.1093/acprof:oso/9780199679584.001.0001/acprof-9780199679584</w:t>
      </w:r>
    </w:p>
    <w:p w14:paraId="2AB4B979"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Whittaker, R. H. (1960). Vegetation of the Siskiyou mountains, Oregon and California. </w:t>
      </w:r>
      <w:r w:rsidRPr="00126371">
        <w:rPr>
          <w:rFonts w:hAnsi="Times New Roman" w:cs="Times New Roman"/>
          <w:i/>
          <w:iCs/>
          <w:noProof/>
          <w:lang w:val="en-GB"/>
        </w:rPr>
        <w:t>Ecological Monographs</w:t>
      </w:r>
      <w:r w:rsidRPr="00126371">
        <w:rPr>
          <w:rFonts w:hAnsi="Times New Roman" w:cs="Times New Roman"/>
          <w:noProof/>
          <w:lang w:val="en-GB"/>
        </w:rPr>
        <w:t xml:space="preserve">, </w:t>
      </w:r>
      <w:r w:rsidRPr="00126371">
        <w:rPr>
          <w:rFonts w:hAnsi="Times New Roman" w:cs="Times New Roman"/>
          <w:i/>
          <w:iCs/>
          <w:noProof/>
          <w:lang w:val="en-GB"/>
        </w:rPr>
        <w:t>30</w:t>
      </w:r>
      <w:r w:rsidRPr="00126371">
        <w:rPr>
          <w:rFonts w:hAnsi="Times New Roman" w:cs="Times New Roman"/>
          <w:noProof/>
          <w:lang w:val="en-GB"/>
        </w:rPr>
        <w:t>(3), 279–338.</w:t>
      </w:r>
    </w:p>
    <w:p w14:paraId="723C0F86"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126371">
        <w:rPr>
          <w:rFonts w:hAnsi="Times New Roman" w:cs="Times New Roman"/>
          <w:i/>
          <w:iCs/>
          <w:noProof/>
          <w:lang w:val="en-GB"/>
        </w:rPr>
        <w:t>Journal of Open Source Software</w:t>
      </w:r>
      <w:r w:rsidRPr="00126371">
        <w:rPr>
          <w:rFonts w:hAnsi="Times New Roman" w:cs="Times New Roman"/>
          <w:noProof/>
          <w:lang w:val="en-GB"/>
        </w:rPr>
        <w:t xml:space="preserve">, </w:t>
      </w:r>
      <w:r w:rsidRPr="00126371">
        <w:rPr>
          <w:rFonts w:hAnsi="Times New Roman" w:cs="Times New Roman"/>
          <w:i/>
          <w:iCs/>
          <w:noProof/>
          <w:lang w:val="en-GB"/>
        </w:rPr>
        <w:t>4</w:t>
      </w:r>
      <w:r w:rsidRPr="00126371">
        <w:rPr>
          <w:rFonts w:hAnsi="Times New Roman" w:cs="Times New Roman"/>
          <w:noProof/>
          <w:lang w:val="en-GB"/>
        </w:rPr>
        <w:t>(43), 1686. https://doi.org/10.21105/joss.01686</w:t>
      </w:r>
    </w:p>
    <w:p w14:paraId="052C8D35"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Wiens, J. J. (2004a). Speciation and ecology revisited: phylogenetic niche conservatism and the origin of species. </w:t>
      </w:r>
      <w:r w:rsidRPr="00126371">
        <w:rPr>
          <w:rFonts w:hAnsi="Times New Roman" w:cs="Times New Roman"/>
          <w:i/>
          <w:iCs/>
          <w:noProof/>
          <w:lang w:val="en-GB"/>
        </w:rPr>
        <w:t>Evolution</w:t>
      </w:r>
      <w:r w:rsidRPr="00126371">
        <w:rPr>
          <w:rFonts w:hAnsi="Times New Roman" w:cs="Times New Roman"/>
          <w:noProof/>
          <w:lang w:val="en-GB"/>
        </w:rPr>
        <w:t xml:space="preserve">, </w:t>
      </w:r>
      <w:r w:rsidRPr="00126371">
        <w:rPr>
          <w:rFonts w:hAnsi="Times New Roman" w:cs="Times New Roman"/>
          <w:i/>
          <w:iCs/>
          <w:noProof/>
          <w:lang w:val="en-GB"/>
        </w:rPr>
        <w:t>58</w:t>
      </w:r>
      <w:r w:rsidRPr="00126371">
        <w:rPr>
          <w:rFonts w:hAnsi="Times New Roman" w:cs="Times New Roman"/>
          <w:noProof/>
          <w:lang w:val="en-GB"/>
        </w:rPr>
        <w:t>(1), 193–197.</w:t>
      </w:r>
    </w:p>
    <w:p w14:paraId="1931D1BE"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lang w:val="en-GB"/>
        </w:rPr>
      </w:pPr>
      <w:r w:rsidRPr="00126371">
        <w:rPr>
          <w:rFonts w:hAnsi="Times New Roman" w:cs="Times New Roman"/>
          <w:noProof/>
          <w:lang w:val="en-GB"/>
        </w:rPr>
        <w:t xml:space="preserve">Wiens, J. J. (2004b). What is speciation and how should we study it? </w:t>
      </w:r>
      <w:r w:rsidRPr="00126371">
        <w:rPr>
          <w:rFonts w:hAnsi="Times New Roman" w:cs="Times New Roman"/>
          <w:i/>
          <w:iCs/>
          <w:noProof/>
          <w:lang w:val="en-GB"/>
        </w:rPr>
        <w:t>The American Naturalist</w:t>
      </w:r>
      <w:r w:rsidRPr="00126371">
        <w:rPr>
          <w:rFonts w:hAnsi="Times New Roman" w:cs="Times New Roman"/>
          <w:noProof/>
          <w:lang w:val="en-GB"/>
        </w:rPr>
        <w:t xml:space="preserve">, </w:t>
      </w:r>
      <w:r w:rsidRPr="00126371">
        <w:rPr>
          <w:rFonts w:hAnsi="Times New Roman" w:cs="Times New Roman"/>
          <w:i/>
          <w:iCs/>
          <w:noProof/>
          <w:lang w:val="en-GB"/>
        </w:rPr>
        <w:t>163</w:t>
      </w:r>
      <w:r w:rsidRPr="00126371">
        <w:rPr>
          <w:rFonts w:hAnsi="Times New Roman" w:cs="Times New Roman"/>
          <w:noProof/>
          <w:lang w:val="en-GB"/>
        </w:rPr>
        <w:t>(6), 914–923.</w:t>
      </w:r>
    </w:p>
    <w:p w14:paraId="2748354D" w14:textId="77777777" w:rsidR="00126371" w:rsidRPr="00126371" w:rsidRDefault="00126371" w:rsidP="00126371">
      <w:pPr>
        <w:widowControl w:val="0"/>
        <w:autoSpaceDE w:val="0"/>
        <w:autoSpaceDN w:val="0"/>
        <w:adjustRightInd w:val="0"/>
        <w:spacing w:after="180"/>
        <w:ind w:left="480" w:hanging="480"/>
        <w:rPr>
          <w:rFonts w:hAnsi="Times New Roman" w:cs="Times New Roman"/>
          <w:noProof/>
        </w:rPr>
      </w:pPr>
      <w:r w:rsidRPr="00126371">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126371">
        <w:rPr>
          <w:rFonts w:hAnsi="Times New Roman" w:cs="Times New Roman"/>
          <w:i/>
          <w:iCs/>
          <w:noProof/>
          <w:lang w:val="en-GB"/>
        </w:rPr>
        <w:t>Journal of Biogeography</w:t>
      </w:r>
      <w:r w:rsidRPr="00126371">
        <w:rPr>
          <w:rFonts w:hAnsi="Times New Roman" w:cs="Times New Roman"/>
          <w:noProof/>
          <w:lang w:val="en-GB"/>
        </w:rPr>
        <w:t xml:space="preserve">, </w:t>
      </w:r>
      <w:r w:rsidRPr="00126371">
        <w:rPr>
          <w:rFonts w:hAnsi="Times New Roman" w:cs="Times New Roman"/>
          <w:i/>
          <w:iCs/>
          <w:noProof/>
          <w:lang w:val="en-GB"/>
        </w:rPr>
        <w:t>46</w:t>
      </w:r>
      <w:r w:rsidRPr="00126371">
        <w:rPr>
          <w:rFonts w:hAnsi="Times New Roman" w:cs="Times New Roman"/>
          <w:noProof/>
          <w:lang w:val="en-GB"/>
        </w:rPr>
        <w:t>(9), 1936–1947. https://doi.org/10.1111/jbi.13625</w:t>
      </w:r>
    </w:p>
    <w:p w14:paraId="00640205" w14:textId="18318532" w:rsidR="00112BB0" w:rsidRDefault="008E0DFC" w:rsidP="00126371">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Ruan Van Mazijk" w:date="2020-04-23T12:04:00Z" w:initials="RVM">
    <w:p w14:paraId="21C11A14" w14:textId="44F8D485" w:rsidR="004D769A" w:rsidRDefault="00AD5B6C">
      <w:pPr>
        <w:pStyle w:val="CommentText"/>
      </w:pPr>
      <w:r>
        <w:rPr>
          <w:rStyle w:val="CommentReference"/>
        </w:rPr>
        <w:annotationRef/>
      </w:r>
      <w:r>
        <w:rPr>
          <w:rStyle w:val="CommentReference"/>
        </w:rPr>
        <w:annotationRef/>
      </w:r>
      <w:r>
        <w:t>Address these more</w:t>
      </w:r>
      <w:r w:rsidR="00E22B64">
        <w:t>?</w:t>
      </w:r>
    </w:p>
    <w:p w14:paraId="180C2E9C" w14:textId="77777777" w:rsidR="004D769A" w:rsidRDefault="004D769A">
      <w:pPr>
        <w:pStyle w:val="CommentText"/>
      </w:pPr>
    </w:p>
    <w:p w14:paraId="0960B50E" w14:textId="77777777" w:rsidR="00AD5B6C" w:rsidRDefault="004D769A">
      <w:pPr>
        <w:pStyle w:val="CommentText"/>
      </w:pPr>
      <w:r>
        <w:t>Perhaps in discussion, link to Stein, Gerstner &amp; Kreft (2014)? They made a point about effect sizes varying across different forms of heterogeneity, etc.?</w:t>
      </w:r>
    </w:p>
    <w:p w14:paraId="6428263D" w14:textId="77777777" w:rsidR="00F679FF" w:rsidRDefault="00F679FF">
      <w:pPr>
        <w:pStyle w:val="CommentText"/>
      </w:pPr>
    </w:p>
    <w:p w14:paraId="27103414" w14:textId="08CAECF1" w:rsidR="00F679FF" w:rsidRDefault="00F679FF">
      <w:pPr>
        <w:pStyle w:val="CommentText"/>
      </w:pPr>
      <w:r>
        <w:t xml:space="preserve">Also compare </w:t>
      </w:r>
      <w:r w:rsidR="00786B8B">
        <w:t xml:space="preserve">&amp; contrast </w:t>
      </w:r>
      <w:r>
        <w:t>these to univariate effects?</w:t>
      </w:r>
    </w:p>
  </w:comment>
  <w:comment w:id="19" w:author="Ruan Van Mazijk" w:date="2020-04-23T12:06:00Z" w:initials="RVM">
    <w:p w14:paraId="4C47FD51" w14:textId="6F595C5D" w:rsidR="00AD5B6C" w:rsidRDefault="00AD5B6C">
      <w:pPr>
        <w:pStyle w:val="CommentText"/>
      </w:pPr>
      <w:r>
        <w:rPr>
          <w:rStyle w:val="CommentReference"/>
        </w:rPr>
        <w:annotationRef/>
      </w:r>
      <w:r>
        <w:t xml:space="preserve">Smooth over w.r.t. </w:t>
      </w:r>
      <w:r>
        <w:t>“</w:t>
      </w:r>
      <w:r>
        <w:t>new</w:t>
      </w:r>
      <w:r>
        <w:t>”</w:t>
      </w:r>
      <w:r>
        <w:t xml:space="preserve"> results</w:t>
      </w:r>
    </w:p>
  </w:comment>
  <w:comment w:id="25"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103414" w15:done="0"/>
  <w15:commentEx w15:paraId="4C47FD51"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C02D0" w16cex:dateUtc="2020-04-23T10:04:00Z"/>
  <w16cex:commentExtensible w16cex:durableId="224C034A" w16cex:dateUtc="2020-04-23T10:06: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103414" w16cid:durableId="224C02D0"/>
  <w16cid:commentId w16cid:paraId="4C47FD51" w16cid:durableId="224C034A"/>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28845A" w14:textId="77777777" w:rsidR="00F32C2B" w:rsidRDefault="00F32C2B">
      <w:pPr>
        <w:spacing w:after="0"/>
      </w:pPr>
      <w:r>
        <w:separator/>
      </w:r>
    </w:p>
  </w:endnote>
  <w:endnote w:type="continuationSeparator" w:id="0">
    <w:p w14:paraId="275EC21D" w14:textId="77777777" w:rsidR="00F32C2B" w:rsidRDefault="00F32C2B">
      <w:pPr>
        <w:spacing w:after="0"/>
      </w:pPr>
      <w:r>
        <w:continuationSeparator/>
      </w:r>
    </w:p>
  </w:endnote>
  <w:endnote w:type="continuationNotice" w:id="1">
    <w:p w14:paraId="16FE47CD" w14:textId="77777777" w:rsidR="00F32C2B" w:rsidRDefault="00F32C2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834CA4" w14:textId="77777777" w:rsidR="00F32C2B" w:rsidRDefault="00F32C2B">
      <w:r>
        <w:separator/>
      </w:r>
    </w:p>
  </w:footnote>
  <w:footnote w:type="continuationSeparator" w:id="0">
    <w:p w14:paraId="631396B1" w14:textId="77777777" w:rsidR="00F32C2B" w:rsidRDefault="00F32C2B">
      <w:r>
        <w:continuationSeparator/>
      </w:r>
    </w:p>
  </w:footnote>
  <w:footnote w:type="continuationNotice" w:id="1">
    <w:p w14:paraId="7BFDEE64" w14:textId="77777777" w:rsidR="00F32C2B" w:rsidRDefault="00F32C2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5A83"/>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326"/>
    <w:rsid w:val="000D24A1"/>
    <w:rsid w:val="000D2647"/>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3AF9"/>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371"/>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0B8A"/>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D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6F28"/>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07444"/>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C29"/>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392F"/>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25A1"/>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C7871"/>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0916"/>
    <w:rsid w:val="00510B55"/>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8E4"/>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87CEC"/>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891"/>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A44"/>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2922"/>
    <w:rsid w:val="006D35C5"/>
    <w:rsid w:val="006D373C"/>
    <w:rsid w:val="006D3EF8"/>
    <w:rsid w:val="006D40D6"/>
    <w:rsid w:val="006D46FC"/>
    <w:rsid w:val="006D4EA8"/>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6F5DE4"/>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BD8"/>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2F5A"/>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4D1B"/>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5C48"/>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3D86"/>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068F"/>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31850"/>
    <w:rsid w:val="00B31A36"/>
    <w:rsid w:val="00B32071"/>
    <w:rsid w:val="00B32A88"/>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566"/>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959"/>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5F8"/>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486"/>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8F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1D0D"/>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E91"/>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534"/>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434"/>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3F26"/>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C2B"/>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3AC2"/>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05B9"/>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openxmlformats.org/officeDocument/2006/relationships/comments" Target="comments.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2822</TotalTime>
  <Pages>27</Pages>
  <Words>44094</Words>
  <Characters>251337</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294842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121</cp:revision>
  <cp:lastPrinted>2020-02-28T12:27:00Z</cp:lastPrinted>
  <dcterms:created xsi:type="dcterms:W3CDTF">2020-01-29T13:10:00Z</dcterms:created>
  <dcterms:modified xsi:type="dcterms:W3CDTF">2020-07-21T13:15:00Z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