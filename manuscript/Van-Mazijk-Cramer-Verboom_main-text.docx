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commentRangeStart w:id="3"/>
      <w:r>
        <w:t>Acknowledgements</w:t>
      </w:r>
      <w:bookmarkEnd w:id="1"/>
      <w:commentRangeEnd w:id="3"/>
      <w:r w:rsidR="00A7094C">
        <w:rPr>
          <w:rStyle w:val="CommentReference"/>
          <w:rFonts w:ascii="Times New Roman" w:eastAsiaTheme="minorHAnsi" w:hAnsiTheme="minorHAnsi" w:cstheme="minorBidi"/>
          <w:b w:val="0"/>
          <w:bCs w:val="0"/>
          <w:color w:val="auto"/>
        </w:rPr>
        <w:commentReference w:id="3"/>
      </w:r>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019DBDE"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commentRangeStart w:id="4"/>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commentRangeEnd w:id="4"/>
      <w:r w:rsidR="00BC6386">
        <w:rPr>
          <w:rStyle w:val="CommentReference"/>
          <w:rFonts w:ascii="Times New Roman" w:hAnsiTheme="minorHAnsi"/>
        </w:rPr>
        <w:commentReference w:id="4"/>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commentRangeStart w:id="5"/>
      <w:r w:rsidRPr="00E71232">
        <w:rPr>
          <w:b/>
        </w:rPr>
        <w:t>Main conclusions</w:t>
      </w:r>
      <w:commentRangeEnd w:id="5"/>
      <w:r w:rsidR="00BC6386">
        <w:rPr>
          <w:rStyle w:val="CommentReference"/>
          <w:rFonts w:ascii="Times New Roman" w:hAnsiTheme="minorHAnsi"/>
        </w:rPr>
        <w:commentReference w:id="5"/>
      </w:r>
      <w:r w:rsidRPr="00E71232">
        <w:rPr>
          <w:b/>
        </w:rPr>
        <w:t>:</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commentRangeStart w:id="6"/>
      <w:r w:rsidR="00D7233A">
        <w:t>:</w:t>
      </w:r>
      <w:r>
        <w:t xml:space="preserve"> </w:t>
      </w:r>
      <w:r w:rsidR="00D04776">
        <w:t>Introduction</w:t>
      </w:r>
      <w:commentRangeEnd w:id="6"/>
      <w:r w:rsidR="00BC6386">
        <w:rPr>
          <w:rStyle w:val="CommentReference"/>
          <w:rFonts w:ascii="Times New Roman" w:eastAsiaTheme="minorHAnsi" w:hAnsiTheme="minorHAnsi" w:cstheme="minorBidi"/>
          <w:b w:val="0"/>
          <w:bCs w:val="0"/>
          <w:color w:val="auto"/>
        </w:rPr>
        <w:commentReference w:id="6"/>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7"/>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7"/>
      <w:r w:rsidR="00BC6386">
        <w:rPr>
          <w:rStyle w:val="CommentReference"/>
          <w:rFonts w:ascii="Times New Roman" w:hAnsiTheme="minorHAnsi"/>
        </w:rPr>
        <w:commentReference w:id="7"/>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8"/>
      <w:r>
        <w:t xml:space="preserve">Notwithstanding </w:t>
      </w:r>
      <w:commentRangeEnd w:id="8"/>
      <w:r w:rsidR="00BC6386">
        <w:rPr>
          <w:rStyle w:val="CommentReference"/>
          <w:rFonts w:ascii="Times New Roman" w:hAnsiTheme="minorHAnsi"/>
        </w:rPr>
        <w:commentReference w:id="8"/>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9" w:name="comparing-regions-environmental-heteroge"/>
      <w:r>
        <w:t>2.1</w:t>
      </w:r>
      <w:r w:rsidR="00F31AF3">
        <w:t>:</w:t>
      </w:r>
      <w:r>
        <w:t xml:space="preserve"> </w:t>
      </w:r>
      <w:r w:rsidR="00D04776">
        <w:t>Comparing species richness</w:t>
      </w:r>
    </w:p>
    <w:p w14:paraId="52348C6B" w14:textId="45679B7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10"/>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10"/>
      <w:r w:rsidR="00EF4036">
        <w:rPr>
          <w:rStyle w:val="CommentReference"/>
          <w:rFonts w:ascii="Times New Roman" w:hAnsiTheme="minorHAnsi"/>
        </w:rPr>
        <w:commentReference w:id="10"/>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del w:id="11" w:author="Michael Cramer" w:date="2020-01-21T16:04:00Z">
        <w:r w:rsidR="00841086" w:rsidDel="00EF4036">
          <w:delText>Note, w</w:delText>
        </w:r>
      </w:del>
      <w:ins w:id="12" w:author="Michael Cramer" w:date="2020-01-21T16:04:00Z">
        <w:r w:rsidR="00EF4036">
          <w:t>W</w:t>
        </w:r>
      </w:ins>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13"/>
      <w:r w:rsidR="00D52E5F">
        <w:rPr>
          <w:rFonts w:cstheme="majorBidi"/>
        </w:rPr>
        <w:t xml:space="preserve">This excluded </w:t>
      </w:r>
      <w:del w:id="14" w:author="Michael Cramer" w:date="2020-01-21T16:04:00Z">
        <w:r w:rsidR="00D52E5F" w:rsidDel="00EF4036">
          <w:rPr>
            <w:rFonts w:cstheme="majorBidi"/>
          </w:rPr>
          <w:delText xml:space="preserve">any relationships exhibited in </w:delText>
        </w:r>
      </w:del>
      <w:r w:rsidR="00D52E5F">
        <w:rPr>
          <w:rFonts w:cstheme="majorBidi"/>
        </w:rPr>
        <w:t>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13"/>
      <w:r w:rsidR="00BC6386">
        <w:rPr>
          <w:rStyle w:val="CommentReference"/>
          <w:rFonts w:ascii="Times New Roman" w:hAnsiTheme="minorHAnsi"/>
        </w:rPr>
        <w:commentReference w:id="13"/>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5F535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5F535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9"/>
    </w:p>
    <w:p w14:paraId="16702F9A" w14:textId="004B177E"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[P]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ins w:id="15" w:author="Michael Cramer" w:date="2020-01-29T15:02:00Z">
        <w:r w:rsidR="00BC6386">
          <w:t xml:space="preserve">(PC1) </w:t>
        </w:r>
      </w:ins>
      <w:r w:rsidR="007E72DA" w:rsidRPr="000519A1">
        <w:t>of heterogeneity between the two regions</w:t>
      </w:r>
      <w:r w:rsidR="000519A1" w:rsidRPr="000519A1">
        <w:t xml:space="preserve">, we employed common language effect sizes </w:t>
      </w:r>
      <w:commentRangeStart w:id="16"/>
      <w:r w:rsidR="000519A1">
        <w:t>(</w:t>
      </w:r>
      <w:r w:rsidR="000519A1">
        <w:rPr>
          <w:i/>
        </w:rPr>
        <w:t>CLES</w:t>
      </w:r>
      <w:r w:rsidR="000519A1" w:rsidRPr="000519A1">
        <w:t>)</w:t>
      </w:r>
      <w:r w:rsidR="000519A1">
        <w:t xml:space="preserve"> </w:t>
      </w:r>
      <w:commentRangeEnd w:id="16"/>
      <w:r w:rsidR="00DD6E28">
        <w:rPr>
          <w:rStyle w:val="CommentReference"/>
          <w:rFonts w:ascii="Times New Roman" w:hAnsiTheme="minorHAnsi"/>
        </w:rPr>
        <w:commentReference w:id="16"/>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7" w:name="environmental-heterogeneity-as-an-explan"/>
      <w:r>
        <w:t>2.3</w:t>
      </w:r>
      <w:r w:rsidR="0009179A">
        <w:t>:</w:t>
      </w:r>
      <w:r>
        <w:t xml:space="preserve"> </w:t>
      </w:r>
      <w:r w:rsidR="005F0FFB">
        <w:t>Environmental heterogeneity as an explanation of species richness</w:t>
      </w:r>
      <w:bookmarkEnd w:id="17"/>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8"/>
      <w:r w:rsidR="00793F46">
        <w:t>regions</w:t>
      </w:r>
      <w:commentRangeEnd w:id="18"/>
      <w:r w:rsidR="00F5444D">
        <w:rPr>
          <w:rStyle w:val="CommentReference"/>
          <w:rFonts w:ascii="Times New Roman" w:hAnsiTheme="minorHAnsi"/>
        </w:rPr>
        <w:commentReference w:id="18"/>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9" w:name="results"/>
      <w:r>
        <w:t>3</w:t>
      </w:r>
      <w:r w:rsidR="00E4661A">
        <w:t>:</w:t>
      </w:r>
      <w:r>
        <w:t xml:space="preserve"> </w:t>
      </w:r>
      <w:r w:rsidR="00D04776">
        <w:t>Results</w:t>
      </w:r>
      <w:bookmarkEnd w:id="19"/>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20"/>
      <w:r w:rsidRPr="006B3905">
        <w:t>(</w:t>
      </w:r>
      <w:r w:rsidR="00304EA1" w:rsidRPr="006B3905">
        <w:t xml:space="preserve">Figure </w:t>
      </w:r>
      <w:r w:rsidR="00FC2A30" w:rsidRPr="006B3905">
        <w:t>1</w:t>
      </w:r>
      <w:r w:rsidRPr="006B3905">
        <w:t xml:space="preserve">a,b). </w:t>
      </w:r>
      <w:commentRangeEnd w:id="20"/>
      <w:r w:rsidR="00F5444D">
        <w:rPr>
          <w:rStyle w:val="CommentReference"/>
          <w:rFonts w:ascii="Times New Roman" w:hAnsiTheme="minorHAnsi"/>
        </w:rPr>
        <w:commentReference w:id="20"/>
      </w:r>
      <w:r w:rsidRPr="006B3905">
        <w:t xml:space="preserve">Comparisons of species richness between the regions using two-sided </w:t>
      </w:r>
      <w:commentRangeStart w:id="21"/>
      <w:r w:rsidRPr="006B3905">
        <w:t xml:space="preserve">Mann-Whitney </w:t>
      </w:r>
      <w:r w:rsidRPr="006B3905">
        <w:rPr>
          <w:i/>
        </w:rPr>
        <w:t>U</w:t>
      </w:r>
      <w:r w:rsidRPr="006B3905">
        <w:t xml:space="preserve"> tests </w:t>
      </w:r>
      <w:commentRangeEnd w:id="21"/>
      <w:r w:rsidR="00BC6386">
        <w:rPr>
          <w:rStyle w:val="CommentReference"/>
          <w:rFonts w:ascii="Times New Roman" w:hAnsiTheme="minorHAnsi"/>
        </w:rPr>
        <w:commentReference w:id="21"/>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commentRangeStart w:id="22"/>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commentRangeEnd w:id="22"/>
      <w:r w:rsidR="00BC6386">
        <w:rPr>
          <w:rStyle w:val="CommentReference"/>
          <w:rFonts w:ascii="Times New Roman" w:hAnsiTheme="minorHAnsi"/>
        </w:rPr>
        <w:commentReference w:id="22"/>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23"/>
      <w:r w:rsidRPr="006B3905">
        <w:t>741</w:t>
      </w:r>
      <w:commentRangeEnd w:id="23"/>
      <w:r w:rsidR="00C512E9">
        <w:rPr>
          <w:rStyle w:val="CommentReference"/>
          <w:rFonts w:ascii="Times New Roman" w:hAnsiTheme="minorHAnsi"/>
        </w:rPr>
        <w:commentReference w:id="23"/>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27089104" w:rsidR="00AD4DCC" w:rsidRDefault="00C512E9" w:rsidP="008A4E97">
      <w:pPr>
        <w:pStyle w:val="FirstParagraph"/>
      </w:pPr>
      <w:ins w:id="24" w:author="Michael Cramer" w:date="2020-01-21T16:50:00Z">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ins>
      <w:ins w:id="25" w:author="Michael Cramer" w:date="2020-01-21T16:51:00Z">
        <w:r>
          <w:t xml:space="preserve"> </w:t>
        </w:r>
        <w:r w:rsidRPr="00916B93">
          <w:t>(</w:t>
        </w:r>
        <w:r>
          <w:t>Figure 3</w:t>
        </w:r>
        <w:r w:rsidRPr="00916B93">
          <w:t>)</w:t>
        </w:r>
      </w:ins>
      <w:ins w:id="26" w:author="Michael Cramer" w:date="2020-01-21T16:50:00Z">
        <w:r>
          <w:t>, w</w:t>
        </w:r>
      </w:ins>
      <w:del w:id="27" w:author="Michael Cramer" w:date="2020-01-21T16:50:00Z">
        <w:r w:rsidR="00AD1230" w:rsidDel="00C512E9">
          <w:delText>W</w:delText>
        </w:r>
      </w:del>
      <w:r w:rsidR="00AD1230">
        <w:t>ith a few exceptions (</w:t>
      </w:r>
      <w:ins w:id="28" w:author="Michael Cramer" w:date="2020-01-21T16:51:00Z">
        <w:r>
          <w:t xml:space="preserve">i.e. </w:t>
        </w:r>
      </w:ins>
      <w:r w:rsidR="00AD1230">
        <w:t>MAP, NDVI and CEC at the DS-scale</w:t>
      </w:r>
      <w:del w:id="29" w:author="Michael Cramer" w:date="2020-01-21T16:51:00Z">
        <w:r w:rsidR="00AD1230" w:rsidDel="00C512E9">
          <w:delText xml:space="preserve">; </w:delText>
        </w:r>
        <w:r w:rsidR="0031751D" w:rsidDel="00C512E9">
          <w:delText>Figure</w:delText>
        </w:r>
        <w:r w:rsidR="005C5EBF" w:rsidDel="00C512E9">
          <w:delText xml:space="preserve"> 3</w:delText>
        </w:r>
        <w:r w:rsidR="00AD1230" w:rsidDel="00C512E9">
          <w:delText>b,e,f</w:delText>
        </w:r>
      </w:del>
      <w:r w:rsidR="00AD1230">
        <w:t>)</w:t>
      </w:r>
      <w:del w:id="30" w:author="Michael Cramer" w:date="2020-01-21T16:51:00Z">
        <w:r w:rsidR="00AD1230" w:rsidDel="00C512E9">
          <w:delText xml:space="preserve">, </w:delText>
        </w:r>
      </w:del>
      <w:del w:id="31" w:author="Michael Cramer" w:date="2020-01-21T16:50:00Z">
        <w:r w:rsidR="001A23A6" w:rsidRPr="00916B93" w:rsidDel="00C512E9">
          <w:rPr>
            <w:i/>
          </w:rPr>
          <w:delText>CLES</w:delText>
        </w:r>
        <w:r w:rsidR="00776E99" w:rsidDel="00C512E9">
          <w:delText xml:space="preserve"> comparisons revealed</w:delText>
        </w:r>
        <w:r w:rsidR="0060601F" w:rsidRPr="00916B93" w:rsidDel="00C512E9">
          <w:delText xml:space="preserve"> the GCFR </w:delText>
        </w:r>
        <w:r w:rsidR="00776E99" w:rsidDel="00C512E9">
          <w:delText>to</w:delText>
        </w:r>
        <w:r w:rsidR="00776E99" w:rsidRPr="00916B93" w:rsidDel="00C512E9">
          <w:delText xml:space="preserve"> </w:delText>
        </w:r>
        <w:r w:rsidR="00776E99" w:rsidDel="00C512E9">
          <w:delText>be</w:delText>
        </w:r>
        <w:r w:rsidR="0060601F" w:rsidRPr="00916B93" w:rsidDel="00C512E9">
          <w:delText xml:space="preserve"> more heterogeneous</w:delText>
        </w:r>
        <w:r w:rsidR="00AB36BF" w:rsidRPr="009A6ABA" w:rsidDel="00C512E9">
          <w:rPr>
            <w:lang w:val="en-ZA"/>
          </w:rPr>
          <w:delText xml:space="preserve"> </w:delText>
        </w:r>
        <w:r w:rsidR="0060601F" w:rsidRPr="00916B93" w:rsidDel="00C512E9">
          <w:delText xml:space="preserve">than the SWAFR </w:delText>
        </w:r>
        <w:r w:rsidR="00E32EE7" w:rsidDel="00C512E9">
          <w:delText>in</w:delText>
        </w:r>
        <w:r w:rsidR="00E32EE7" w:rsidRPr="00916B93" w:rsidDel="00C512E9">
          <w:delText xml:space="preserve"> </w:delText>
        </w:r>
        <w:r w:rsidR="0060601F" w:rsidRPr="00916B93" w:rsidDel="00C512E9">
          <w:delText xml:space="preserve">all nine environmental variables, </w:delText>
        </w:r>
        <w:r w:rsidR="00AB21A1" w:rsidDel="00C512E9">
          <w:delText xml:space="preserve">and </w:delText>
        </w:r>
        <w:r w:rsidR="0060601F" w:rsidRPr="00916B93" w:rsidDel="00C512E9">
          <w:delText xml:space="preserve">across the full range of spatial scales </w:delText>
        </w:r>
      </w:del>
      <w:del w:id="32" w:author="Michael Cramer" w:date="2020-01-21T16:51:00Z">
        <w:r w:rsidR="0060601F" w:rsidRPr="00916B93" w:rsidDel="00C512E9">
          <w:delText>(</w:delText>
        </w:r>
        <w:r w:rsidR="0031751D" w:rsidDel="00C512E9">
          <w:delText>Figure</w:delText>
        </w:r>
        <w:r w:rsidR="005C5EBF" w:rsidDel="00C512E9">
          <w:delText xml:space="preserve"> 3</w:delText>
        </w:r>
        <w:r w:rsidR="00826383" w:rsidRPr="00916B93" w:rsidDel="00C512E9">
          <w:delText>)</w:delText>
        </w:r>
      </w:del>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33"/>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33"/>
      <w:r w:rsidR="00BB1C13">
        <w:rPr>
          <w:rStyle w:val="CommentReference"/>
          <w:rFonts w:ascii="Times New Roman" w:hAnsiTheme="minorHAnsi"/>
        </w:rPr>
        <w:commentReference w:id="33"/>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w:t>
      </w:r>
      <w:commentRangeStart w:id="34"/>
      <w:r w:rsidR="00F554DF">
        <w:rPr>
          <w:rFonts w:eastAsiaTheme="minorEastAsia"/>
        </w:rPr>
        <w:t>each of the nine environmental variables</w:t>
      </w:r>
      <w:commentRangeEnd w:id="34"/>
      <w:r w:rsidR="00372978">
        <w:rPr>
          <w:rStyle w:val="CommentReference"/>
          <w:rFonts w:ascii="Times New Roman" w:hAnsiTheme="minorHAnsi"/>
        </w:rPr>
        <w:commentReference w:id="34"/>
      </w:r>
      <w:r w:rsidR="00F554DF">
        <w:rPr>
          <w:rFonts w:eastAsiaTheme="minorEastAsia"/>
        </w:rPr>
        <w:t xml:space="preserve">, as well as the main axis of heterogeneity (PC1), influence species richness in a consistently positive manner across the two study </w:t>
      </w:r>
      <w:commentRangeStart w:id="35"/>
      <w:r w:rsidR="00F554DF">
        <w:rPr>
          <w:rFonts w:eastAsiaTheme="minorEastAsia"/>
        </w:rPr>
        <w:t>regions</w:t>
      </w:r>
      <w:commentRangeEnd w:id="35"/>
      <w:r w:rsidR="00165181">
        <w:rPr>
          <w:rStyle w:val="CommentReference"/>
          <w:rFonts w:ascii="Times New Roman" w:hAnsiTheme="minorHAnsi"/>
        </w:rPr>
        <w:commentReference w:id="35"/>
      </w:r>
      <w:r w:rsidR="00F554DF">
        <w:rPr>
          <w:rFonts w:eastAsiaTheme="minorEastAsia"/>
        </w:rPr>
        <w:t xml:space="preserve">.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w:t>
      </w:r>
      <w:commentRangeStart w:id="36"/>
      <w:r w:rsidR="00866807">
        <w:t>SWAFR.</w:t>
      </w:r>
      <w:commentRangeEnd w:id="36"/>
      <w:r w:rsidR="00372978">
        <w:rPr>
          <w:rStyle w:val="CommentReference"/>
          <w:rFonts w:ascii="Times New Roman" w:hAnsiTheme="minorHAnsi"/>
        </w:rPr>
        <w:commentReference w:id="36"/>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37"/>
      <w:r w:rsidR="00350FE5">
        <w:t xml:space="preserve">generally </w:t>
      </w:r>
      <w:commentRangeEnd w:id="37"/>
      <w:r w:rsidR="00372978">
        <w:rPr>
          <w:rStyle w:val="CommentReference"/>
          <w:rFonts w:ascii="Times New Roman" w:hAnsiTheme="minorHAnsi"/>
        </w:rPr>
        <w:commentReference w:id="37"/>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38"/>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38"/>
      <w:r w:rsidR="006A44FA">
        <w:rPr>
          <w:rStyle w:val="CommentReference"/>
          <w:rFonts w:ascii="Times New Roman" w:hAnsiTheme="minorHAnsi"/>
        </w:rPr>
        <w:commentReference w:id="38"/>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39"/>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39"/>
      <w:r w:rsidR="006A44FA">
        <w:rPr>
          <w:rStyle w:val="CommentReference"/>
          <w:rFonts w:ascii="Times New Roman" w:hAnsiTheme="minorHAnsi"/>
        </w:rPr>
        <w:commentReference w:id="39"/>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40"/>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40"/>
      <w:r w:rsidR="006A44FA">
        <w:rPr>
          <w:rStyle w:val="CommentReference"/>
          <w:rFonts w:ascii="Times New Roman" w:hAnsiTheme="minorHAnsi"/>
        </w:rPr>
        <w:commentReference w:id="40"/>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41"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42"/>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42"/>
      <w:r w:rsidR="007F39BA">
        <w:rPr>
          <w:rStyle w:val="CommentReference"/>
          <w:rFonts w:ascii="Times New Roman" w:hAnsiTheme="minorHAnsi"/>
        </w:rPr>
        <w:commentReference w:id="42"/>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43"/>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43"/>
      <w:r w:rsidR="007F39BA">
        <w:rPr>
          <w:rStyle w:val="CommentReference"/>
          <w:rFonts w:ascii="Times New Roman" w:hAnsiTheme="minorHAnsi"/>
        </w:rPr>
        <w:commentReference w:id="4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44"/>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44"/>
      <w:r w:rsidR="007F39BA">
        <w:rPr>
          <w:rStyle w:val="CommentReference"/>
          <w:rFonts w:ascii="Times New Roman" w:hAnsiTheme="minorHAnsi"/>
        </w:rPr>
        <w:commentReference w:id="44"/>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45"/>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45"/>
      <w:r w:rsidR="00F72B17">
        <w:rPr>
          <w:rStyle w:val="CommentReference"/>
          <w:rFonts w:ascii="Times New Roman" w:hAnsiTheme="minorHAnsi"/>
        </w:rPr>
        <w:commentReference w:id="45"/>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46"/>
      <w:r w:rsidR="0072106C">
        <w:t xml:space="preserve">single-site </w:t>
      </w:r>
      <w:commentRangeEnd w:id="46"/>
      <w:r w:rsidR="00952699">
        <w:rPr>
          <w:rStyle w:val="CommentReference"/>
          <w:rFonts w:ascii="Times New Roman" w:hAnsiTheme="minorHAnsi"/>
        </w:rPr>
        <w:commentReference w:id="4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47F81722"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ins w:id="47" w:author="Michael Cramer" w:date="2020-01-21T18:48:00Z">
        <w:r w:rsidR="00952699">
          <w:t xml:space="preserve">multiple </w:t>
        </w:r>
      </w:ins>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ins w:id="48" w:author="Michael Cramer" w:date="2020-01-21T18:49:00Z">
        <w:r w:rsidR="00952699">
          <w:t xml:space="preserve">fine-scale </w:t>
        </w:r>
      </w:ins>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del w:id="49" w:author="Michael Cramer" w:date="2020-01-21T18:49:00Z">
        <w:r w:rsidR="00FD7934" w:rsidDel="00952699">
          <w:delText xml:space="preserve">for </w:delText>
        </w:r>
      </w:del>
      <w:ins w:id="50" w:author="Michael Cramer" w:date="2020-01-21T18:49:00Z">
        <w:r w:rsidR="00952699">
          <w:t xml:space="preserve">between </w:t>
        </w:r>
      </w:ins>
      <w:r w:rsidR="00FD7934">
        <w:t>the</w:t>
      </w:r>
      <w:ins w:id="51" w:author="Michael Cramer" w:date="2020-01-21T18:49:00Z">
        <w:r w:rsidR="00952699">
          <w:t xml:space="preserve"> GCFR and</w:t>
        </w:r>
      </w:ins>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97D380E"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commentRangeStart w:id="52"/>
      <w:r w:rsidR="00737794">
        <w:t>—</w:t>
      </w:r>
      <w:commentRangeEnd w:id="52"/>
      <w:r w:rsidR="00BC6386">
        <w:rPr>
          <w:rStyle w:val="CommentReference"/>
          <w:rFonts w:ascii="Times New Roman" w:hAnsiTheme="minorHAnsi"/>
        </w:rPr>
        <w:commentReference w:id="52"/>
      </w:r>
      <w:r w:rsidR="00737794">
        <w:t>and between—</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53"/>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53"/>
      <w:r w:rsidR="00246D04">
        <w:rPr>
          <w:rStyle w:val="CommentReference"/>
          <w:rFonts w:ascii="Times New Roman" w:hAnsiTheme="minorHAnsi"/>
        </w:rPr>
        <w:commentReference w:id="53"/>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t>
      </w:r>
      <w:r w:rsidR="00375621">
        <w:lastRenderedPageBreak/>
        <w:t xml:space="preserve">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2B02213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54"/>
      <w:r w:rsidR="002B4C08">
        <w:t>suspect</w:t>
      </w:r>
      <w:commentRangeEnd w:id="54"/>
      <w:r w:rsidR="00B753DF">
        <w:rPr>
          <w:rStyle w:val="CommentReference"/>
          <w:rFonts w:ascii="Times New Roman" w:hAnsiTheme="minorHAnsi"/>
        </w:rPr>
        <w:commentReference w:id="54"/>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commentRangeStart w:id="55"/>
      <w:r w:rsidR="008A6F1B">
        <w:t>But</w:t>
      </w:r>
      <w:commentRangeEnd w:id="55"/>
      <w:r w:rsidR="00B753DF">
        <w:rPr>
          <w:rStyle w:val="CommentReference"/>
          <w:rFonts w:ascii="Times New Roman" w:hAnsiTheme="minorHAnsi"/>
        </w:rPr>
        <w:commentReference w:id="55"/>
      </w:r>
      <w:r w:rsidR="008A6F1B">
        <w: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del w:id="56" w:author="Michael Cramer" w:date="2020-01-21T19:01:00Z">
        <w:r w:rsidR="00422E7C" w:rsidDel="00B753DF">
          <w:delText>,</w:delText>
        </w:r>
      </w:del>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w:t>
      </w:r>
      <w:bookmarkStart w:id="57" w:name="_GoBack"/>
      <w:bookmarkEnd w:id="57"/>
      <w:r w:rsidR="00D279AB">
        <w:t>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58"/>
      <w:r w:rsidR="005143E0">
        <w:t xml:space="preserve">putative refugia </w:t>
      </w:r>
      <w:r w:rsidR="00A44F62">
        <w:t xml:space="preserve">in the SWAFR </w:t>
      </w:r>
      <w:r w:rsidR="005143E0">
        <w:t>is somewhat un</w:t>
      </w:r>
      <w:r w:rsidR="0084063D">
        <w:t>clear</w:t>
      </w:r>
      <w:commentRangeEnd w:id="58"/>
      <w:r w:rsidR="00B753DF">
        <w:rPr>
          <w:rStyle w:val="CommentReference"/>
          <w:rFonts w:ascii="Times New Roman" w:hAnsiTheme="minorHAnsi"/>
        </w:rPr>
        <w:commentReference w:id="58"/>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4801C0ED"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del w:id="59" w:author="Michael Cramer" w:date="2020-01-21T19:04:00Z">
        <w:r w:rsidR="0020179E" w:rsidDel="0070656F">
          <w:delText xml:space="preserve">, perhaps, </w:delText>
        </w:r>
        <w:r w:rsidR="00E63877" w:rsidDel="0070656F">
          <w:delText>point</w:delText>
        </w:r>
        <w:r w:rsidR="0020179E" w:rsidDel="0070656F">
          <w:delText xml:space="preserve"> </w:delText>
        </w:r>
        <w:r w:rsidR="003C7229" w:rsidDel="0070656F">
          <w:delText>towards the second</w:delText>
        </w:r>
      </w:del>
      <w:ins w:id="60" w:author="Michael Cramer" w:date="2020-01-21T19:04:00Z">
        <w:r w:rsidR="0070656F">
          <w:t xml:space="preserve"> support the latter</w:t>
        </w:r>
      </w:ins>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w:t>
      </w:r>
      <w:r w:rsidR="005C122F">
        <w:rPr>
          <w:sz w:val="24"/>
          <w:szCs w:val="24"/>
        </w:rPr>
        <w:lastRenderedPageBreak/>
        <w:t xml:space="preserve">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commentRangeStart w:id="61"/>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w:t>
      </w:r>
      <w:commentRangeStart w:id="62"/>
      <w:r w:rsidR="00317DAF" w:rsidRPr="00E97920">
        <w:rPr>
          <w:sz w:val="24"/>
        </w:rPr>
        <w:t>regions</w:t>
      </w:r>
      <w:commentRangeEnd w:id="62"/>
      <w:r w:rsidR="00BC6386">
        <w:rPr>
          <w:rStyle w:val="CommentReference"/>
        </w:rPr>
        <w:commentReference w:id="62"/>
      </w:r>
      <w:r w:rsidR="00317DAF" w:rsidRPr="00E97920">
        <w:rPr>
          <w:sz w:val="24"/>
        </w:rPr>
        <w:t>.</w:t>
      </w:r>
      <w:commentRangeEnd w:id="61"/>
      <w:r w:rsidR="00BC6386">
        <w:rPr>
          <w:rStyle w:val="CommentReference"/>
        </w:rPr>
        <w:commentReference w:id="61"/>
      </w:r>
      <w:r w:rsidR="004B3DF5">
        <w:br w:type="page"/>
      </w:r>
    </w:p>
    <w:p w14:paraId="18D025C9" w14:textId="772E4B60" w:rsidR="00DD7CD4" w:rsidRDefault="00D04776">
      <w:pPr>
        <w:pStyle w:val="Heading1"/>
      </w:pPr>
      <w:r w:rsidRPr="008A4E97">
        <w:lastRenderedPageBreak/>
        <w:t>Tables</w:t>
      </w:r>
      <w:bookmarkEnd w:id="41"/>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63"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63"/>
      <w:r w:rsidR="00BE18DF">
        <w:lastRenderedPageBreak/>
        <w:t>Figures</w:t>
      </w:r>
    </w:p>
    <w:p w14:paraId="48AA619F" w14:textId="411DEA62" w:rsidR="009871CA" w:rsidRDefault="00A15319" w:rsidP="00A15319">
      <w:pPr>
        <w:pStyle w:val="BodyText"/>
      </w:pPr>
      <w:commentRangeStart w:id="64"/>
      <w:r w:rsidRPr="00242181">
        <w:rPr>
          <w:b/>
        </w:rPr>
        <w:t xml:space="preserve">Figure </w:t>
      </w:r>
      <w:r>
        <w:rPr>
          <w:b/>
        </w:rPr>
        <w:t xml:space="preserve">1 </w:t>
      </w:r>
      <w:commentRangeEnd w:id="64"/>
      <w:r w:rsidR="00DD6E28">
        <w:rPr>
          <w:rStyle w:val="CommentReference"/>
          <w:rFonts w:ascii="Times New Roman" w:hAnsiTheme="minorHAnsi"/>
        </w:rPr>
        <w:commentReference w:id="64"/>
      </w:r>
      <w:r>
        <w:rPr>
          <w:b/>
        </w:rPr>
        <w:t>(next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63AA34AC" w:rsidR="009871CA" w:rsidRDefault="002C037D" w:rsidP="009871CA">
      <w:pPr>
        <w:pStyle w:val="BodyText"/>
      </w:pPr>
      <w:r w:rsidRPr="006B3905">
        <w:rPr>
          <w:b/>
        </w:rPr>
        <w:t>Figure 2:</w:t>
      </w:r>
      <w:r w:rsidRPr="006B3905">
        <w:t xml:space="preserve"> </w:t>
      </w:r>
      <w:commentRangeStart w:id="65"/>
      <w:r w:rsidR="00F330A8" w:rsidRPr="006B3905">
        <w:t>Frequency</w:t>
      </w:r>
      <w:r w:rsidR="00F330A8" w:rsidRPr="00832261">
        <w:t xml:space="preserve"> </w:t>
      </w:r>
      <w:commentRangeEnd w:id="65"/>
      <w:r w:rsidR="00F5444D">
        <w:rPr>
          <w:rStyle w:val="CommentReference"/>
          <w:rFonts w:ascii="Times New Roman" w:hAnsiTheme="minorHAnsi"/>
        </w:rPr>
        <w:commentReference w:id="65"/>
      </w:r>
      <w:r w:rsidR="00F330A8" w:rsidRPr="00832261">
        <w:t>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xml:space="preserve">) with </w:t>
      </w:r>
      <w:commentRangeStart w:id="66"/>
      <w:r w:rsidRPr="00CC1818">
        <w:t xml:space="preserve">contour lines </w:t>
      </w:r>
      <w:commentRangeEnd w:id="66"/>
      <w:r w:rsidR="00DD6E28">
        <w:rPr>
          <w:rStyle w:val="CommentReference"/>
          <w:rFonts w:ascii="Times New Roman" w:hAnsiTheme="minorHAnsi"/>
        </w:rPr>
        <w:commentReference w:id="66"/>
      </w:r>
      <w:r w:rsidRPr="00CC1818">
        <w:t>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70373424"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commentRangeStart w:id="67"/>
      <w:r w:rsidR="00E959AF">
        <w:t>SWAFR</w:t>
      </w:r>
      <w:ins w:id="68" w:author="Michael Cramer" w:date="2020-01-21T17:53:00Z">
        <w:r w:rsidR="00D45A25">
          <w:t>,</w:t>
        </w:r>
      </w:ins>
      <w:r w:rsidR="00E959AF">
        <w:t xml:space="preserve"> respectively </w:t>
      </w:r>
      <w:commentRangeEnd w:id="67"/>
      <w:r w:rsidR="00D45A25">
        <w:rPr>
          <w:rStyle w:val="CommentReference"/>
          <w:rFonts w:ascii="Times New Roman" w:hAnsiTheme="minorHAnsi"/>
        </w:rPr>
        <w:commentReference w:id="67"/>
      </w:r>
      <w:r w:rsidR="00E959AF">
        <w:t xml:space="preserve">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w:t>
      </w:r>
      <w:commentRangeStart w:id="69"/>
      <w:r w:rsidR="00E7325B">
        <w:t>hotpots</w:t>
      </w:r>
      <w:commentRangeEnd w:id="69"/>
      <w:r w:rsidR="00D45A25">
        <w:rPr>
          <w:rStyle w:val="CommentReference"/>
          <w:rFonts w:ascii="Times New Roman" w:hAnsiTheme="minorHAnsi"/>
        </w:rPr>
        <w:commentReference w:id="69"/>
      </w:r>
      <w:r w:rsidR="00E7325B">
        <w:t xml:space="preserve"> </w:t>
      </w:r>
      <w:r w:rsidR="00585277">
        <w:t>we</w:t>
      </w:r>
      <w:r w:rsidR="00E7325B">
        <w:t>re excluded is available in the online version (</w:t>
      </w:r>
      <w:r w:rsidR="00200FEE">
        <w:t xml:space="preserve">Figure </w:t>
      </w:r>
      <w:r w:rsidR="008C771A">
        <w:t>S8</w:t>
      </w:r>
      <w:r w:rsidR="00E7325B">
        <w:t>).</w:t>
      </w:r>
      <w:r w:rsidR="00F614B4">
        <w:br w:type="page"/>
      </w:r>
      <w:bookmarkStart w:id="70"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w:t>
      </w:r>
      <w:commentRangeStart w:id="71"/>
      <w:r>
        <w:t xml:space="preserve">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w:t>
      </w:r>
      <w:commentRangeEnd w:id="71"/>
      <w:r w:rsidR="00DD6E28">
        <w:rPr>
          <w:rStyle w:val="CommentReference"/>
          <w:rFonts w:ascii="Times New Roman" w:hAnsiTheme="minorHAnsi"/>
        </w:rPr>
        <w:commentReference w:id="71"/>
      </w:r>
    </w:p>
    <w:p w14:paraId="3FB275CB" w14:textId="782BA677" w:rsidR="00DD2348" w:rsidRDefault="005F0FFB" w:rsidP="0018462C">
      <w:pPr>
        <w:pStyle w:val="Heading1"/>
      </w:pPr>
      <w:r w:rsidRPr="002C20EB">
        <w:t>References</w:t>
      </w:r>
      <w:bookmarkEnd w:id="70"/>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Crisp, M. D., Arroyo, M. T. K., Cook, L. G., Gandolfo, M. A., Jordan, G. J., McGlone, M. S., … </w:t>
      </w:r>
      <w:r w:rsidRPr="00070A7B">
        <w:rPr>
          <w:rFonts w:hAnsi="Times New Roman" w:cs="Times New Roman"/>
          <w:noProof/>
        </w:rPr>
        <w:lastRenderedPageBreak/>
        <w:t xml:space="preserve">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70A7B">
        <w:rPr>
          <w:rFonts w:hAnsi="Times New Roman" w:cs="Times New Roman"/>
          <w:i/>
          <w:iCs/>
          <w:noProof/>
        </w:rPr>
        <w:lastRenderedPageBreak/>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20-01-21T19:33:00Z" w:initials="MC">
    <w:p w14:paraId="33F79241" w14:textId="13400ACF" w:rsidR="00BC6386" w:rsidRDefault="00BC6386">
      <w:pPr>
        <w:pStyle w:val="CommentText"/>
      </w:pPr>
      <w:r>
        <w:rPr>
          <w:rStyle w:val="CommentReference"/>
        </w:rPr>
        <w:annotationRef/>
      </w:r>
      <w:r>
        <w:t>Here at beginning?</w:t>
      </w:r>
    </w:p>
  </w:comment>
  <w:comment w:id="4" w:author="Michael Cramer" w:date="2020-01-29T14:53:00Z" w:initials="MC">
    <w:p w14:paraId="6EA9D13A" w14:textId="7AB0E35D" w:rsidR="00BC6386" w:rsidRDefault="00BC6386">
      <w:pPr>
        <w:pStyle w:val="CommentText"/>
      </w:pPr>
      <w:r>
        <w:rPr>
          <w:rStyle w:val="CommentReference"/>
        </w:rPr>
        <w:annotationRef/>
      </w:r>
      <w:proofErr w:type="spellStart"/>
      <w:r>
        <w:t>Heterogeniety</w:t>
      </w:r>
      <w:proofErr w:type="spellEnd"/>
      <w:r>
        <w:t xml:space="preserve"> explained by heterogeneity in this sentence</w:t>
      </w:r>
    </w:p>
  </w:comment>
  <w:comment w:id="5" w:author="Michael Cramer" w:date="2020-01-29T14:53:00Z" w:initials="MC">
    <w:p w14:paraId="256C9EE2" w14:textId="7008F8BA" w:rsidR="00BC6386" w:rsidRDefault="00BC6386">
      <w:pPr>
        <w:pStyle w:val="CommentText"/>
      </w:pPr>
      <w:r>
        <w:rPr>
          <w:rStyle w:val="CommentReference"/>
        </w:rPr>
        <w:annotationRef/>
      </w:r>
      <w:r>
        <w:t xml:space="preserve">Third years thought that the abstract was not particularly enticing. I guess they felt it needed more </w:t>
      </w:r>
      <w:r>
        <w:t>“</w:t>
      </w:r>
      <w:r>
        <w:t>wow</w:t>
      </w:r>
      <w:r>
        <w:t>”</w:t>
      </w:r>
      <w:r>
        <w:t>. I mention it but don</w:t>
      </w:r>
      <w:r>
        <w:t>’</w:t>
      </w:r>
      <w:r>
        <w:t>t think we need to do something.</w:t>
      </w:r>
    </w:p>
  </w:comment>
  <w:comment w:id="6" w:author="Michael Cramer" w:date="2020-01-29T14:54:00Z" w:initials="MC">
    <w:p w14:paraId="3B33B4F1" w14:textId="29F8C2F5" w:rsidR="00BC6386" w:rsidRDefault="00BC6386">
      <w:pPr>
        <w:pStyle w:val="CommentText"/>
      </w:pPr>
      <w:r>
        <w:rPr>
          <w:rStyle w:val="CommentReference"/>
        </w:rPr>
        <w:annotationRef/>
      </w:r>
      <w:r>
        <w:t xml:space="preserve">Students commented that not all abbreviations declared on first mention. </w:t>
      </w:r>
    </w:p>
  </w:comment>
  <w:comment w:id="7"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8"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10"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13"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6"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18"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20"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21"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22" w:author="Michael Cramer" w:date="2020-01-29T15:05:00Z" w:initials="MC">
    <w:p w14:paraId="36B615D9" w14:textId="6C341F8E" w:rsidR="00BC6386" w:rsidRDefault="00BC6386">
      <w:pPr>
        <w:pStyle w:val="CommentText"/>
      </w:pPr>
      <w:r>
        <w:rPr>
          <w:rStyle w:val="CommentReference"/>
        </w:rPr>
        <w:annotationRef/>
      </w:r>
      <w:r>
        <w:t>This should be for DS!!!</w:t>
      </w:r>
    </w:p>
  </w:comment>
  <w:comment w:id="23"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33"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34" w:author="Michael Cramer" w:date="2020-01-21T17:41:00Z" w:initials="MC">
    <w:p w14:paraId="603C8862" w14:textId="2CD9A1E0" w:rsidR="00BC6386" w:rsidRDefault="00BC6386">
      <w:pPr>
        <w:pStyle w:val="CommentText"/>
      </w:pPr>
      <w:r>
        <w:rPr>
          <w:rStyle w:val="CommentReference"/>
        </w:rPr>
        <w:annotationRef/>
      </w:r>
      <w:r>
        <w:t>Which fig?</w:t>
      </w:r>
    </w:p>
  </w:comment>
  <w:comment w:id="35" w:author="Michael Cramer" w:date="2020-01-21T17:01:00Z" w:initials="MC">
    <w:p w14:paraId="40A6E4E2" w14:textId="7370FB69" w:rsidR="00BC6386" w:rsidRDefault="00BC6386">
      <w:pPr>
        <w:pStyle w:val="CommentText"/>
      </w:pPr>
      <w:r>
        <w:rPr>
          <w:rStyle w:val="CommentReference"/>
        </w:rPr>
        <w:annotationRef/>
      </w:r>
      <w:r>
        <w:t>Reference appropriate data here</w:t>
      </w:r>
    </w:p>
  </w:comment>
  <w:comment w:id="36" w:author="Michael Cramer" w:date="2020-01-21T17:51:00Z" w:initials="MC">
    <w:p w14:paraId="6F744210" w14:textId="1C8D7526" w:rsidR="00BC6386" w:rsidRDefault="00BC6386">
      <w:pPr>
        <w:pStyle w:val="CommentText"/>
      </w:pPr>
      <w:r>
        <w:rPr>
          <w:rStyle w:val="CommentReference"/>
        </w:rPr>
        <w:annotationRef/>
      </w:r>
      <w:r>
        <w:t>Refer fig here</w:t>
      </w:r>
    </w:p>
  </w:comment>
  <w:comment w:id="37"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38" w:author="Michael Cramer" w:date="2020-01-21T18:21:00Z" w:initials="MC">
    <w:p w14:paraId="15DAAED6" w14:textId="487C74D0" w:rsidR="00BC6386" w:rsidRDefault="00BC6386">
      <w:pPr>
        <w:pStyle w:val="CommentText"/>
      </w:pPr>
      <w:r>
        <w:rPr>
          <w:rStyle w:val="CommentReference"/>
        </w:rPr>
        <w:annotationRef/>
      </w:r>
      <w:r>
        <w:t>Horrible sentence!</w:t>
      </w:r>
    </w:p>
  </w:comment>
  <w:comment w:id="39"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40"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42" w:author="Michael Cramer" w:date="2020-01-21T18:32:00Z" w:initials="MC">
    <w:p w14:paraId="08FD9056" w14:textId="634F5059" w:rsidR="00BC6386" w:rsidRDefault="00BC6386">
      <w:pPr>
        <w:pStyle w:val="CommentText"/>
      </w:pPr>
      <w:r>
        <w:rPr>
          <w:rStyle w:val="CommentReference"/>
        </w:rPr>
        <w:annotationRef/>
      </w:r>
      <w:r>
        <w:t>On the basis of?</w:t>
      </w:r>
    </w:p>
  </w:comment>
  <w:comment w:id="43"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44"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45"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46"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52" w:author="Michael Cramer" w:date="2020-01-29T15:06:00Z" w:initials="MC">
    <w:p w14:paraId="13294229" w14:textId="608CD065" w:rsidR="00BC6386" w:rsidRDefault="00BC6386">
      <w:pPr>
        <w:pStyle w:val="CommentText"/>
      </w:pPr>
      <w:r>
        <w:rPr>
          <w:rStyle w:val="CommentReference"/>
        </w:rPr>
        <w:annotationRef/>
      </w:r>
      <w:r>
        <w:t xml:space="preserve">I was taught that this is NOT punctuation. </w:t>
      </w:r>
    </w:p>
  </w:comment>
  <w:comment w:id="53"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54"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55" w:author="Michael Cramer" w:date="2020-01-21T19:00:00Z" w:initials="MC">
    <w:p w14:paraId="42CCC1A1" w14:textId="2A75BE4E" w:rsidR="00BC6386" w:rsidRDefault="00BC6386">
      <w:pPr>
        <w:pStyle w:val="CommentText"/>
      </w:pPr>
      <w:r>
        <w:rPr>
          <w:rStyle w:val="CommentReference"/>
        </w:rPr>
        <w:annotationRef/>
      </w:r>
      <w:r>
        <w:t>Start of sentence???</w:t>
      </w:r>
    </w:p>
  </w:comment>
  <w:comment w:id="58" w:author="Michael Cramer" w:date="2020-01-21T19:02:00Z" w:initials="MC">
    <w:p w14:paraId="33809609" w14:textId="17BC86DE" w:rsidR="00BC6386" w:rsidRDefault="00BC6386">
      <w:pPr>
        <w:pStyle w:val="CommentText"/>
      </w:pPr>
      <w:r>
        <w:rPr>
          <w:rStyle w:val="CommentReference"/>
        </w:rPr>
        <w:annotationRef/>
      </w:r>
      <w:r>
        <w:t>Why?</w:t>
      </w:r>
    </w:p>
  </w:comment>
  <w:comment w:id="62" w:author="Michael Cramer" w:date="2020-01-29T15:07:00Z" w:initials="MC">
    <w:p w14:paraId="02FE9333" w14:textId="0D7E50BE" w:rsidR="00BC6386" w:rsidRDefault="00BC6386">
      <w:pPr>
        <w:pStyle w:val="CommentText"/>
      </w:pPr>
      <w:r>
        <w:rPr>
          <w:rStyle w:val="CommentReference"/>
        </w:rPr>
        <w:annotationRef/>
      </w:r>
      <w:r>
        <w:t xml:space="preserve">The students commented that the discussion was really about plugging the reasons why the model fell short and not on the successes. I like the discussion so did not take this too seriously. </w:t>
      </w:r>
    </w:p>
  </w:comment>
  <w:comment w:id="61" w:author="Michael Cramer" w:date="2020-01-29T15:09:00Z" w:initials="MC">
    <w:p w14:paraId="669B9784" w14:textId="44627712" w:rsidR="00BC6386" w:rsidRDefault="00BC6386">
      <w:pPr>
        <w:pStyle w:val="CommentText"/>
      </w:pPr>
      <w:r>
        <w:rPr>
          <w:rStyle w:val="CommentReference"/>
        </w:rPr>
        <w:annotationRef/>
      </w:r>
      <w:r>
        <w:t xml:space="preserve">The students commented on  the excessive lengths of several sentences. Especially this one. </w:t>
      </w:r>
    </w:p>
  </w:comment>
  <w:comment w:id="64" w:author="Michael Cramer" w:date="2020-01-21T19:06:00Z" w:initials="MC">
    <w:p w14:paraId="16CF8B02" w14:textId="5C255712" w:rsidR="00BC6386" w:rsidRDefault="00BC6386">
      <w:pPr>
        <w:pStyle w:val="CommentText"/>
      </w:pPr>
      <w:r>
        <w:rPr>
          <w:rStyle w:val="CommentReference"/>
        </w:rPr>
        <w:annotationRef/>
      </w:r>
      <w:r>
        <w:t>Is this format, fig caption prior to fig the required by journal. Not usual and not consistent with other figs.</w:t>
      </w:r>
    </w:p>
  </w:comment>
  <w:comment w:id="65" w:author="Michael Cramer" w:date="2020-01-21T16:45:00Z" w:initials="MC">
    <w:p w14:paraId="1527499C" w14:textId="0507583F" w:rsidR="00BC6386" w:rsidRDefault="00BC6386">
      <w:pPr>
        <w:pStyle w:val="CommentText"/>
      </w:pPr>
      <w:r>
        <w:rPr>
          <w:rStyle w:val="CommentReference"/>
        </w:rPr>
        <w:annotationRef/>
      </w:r>
      <w:r>
        <w:t xml:space="preserve">Prop. Is mysterious on y axis. Write it out or make sure you explain in caption. Some units for S? Some indication of what S is in the caption needed. </w:t>
      </w:r>
    </w:p>
  </w:comment>
  <w:comment w:id="66" w:author="Michael Cramer" w:date="2020-01-21T19:07:00Z" w:initials="MC">
    <w:p w14:paraId="05C5B360" w14:textId="3958D583" w:rsidR="00BC6386" w:rsidRDefault="00BC6386">
      <w:pPr>
        <w:pStyle w:val="CommentText"/>
      </w:pPr>
      <w:r>
        <w:rPr>
          <w:rStyle w:val="CommentReference"/>
        </w:rPr>
        <w:annotationRef/>
      </w:r>
      <w:r>
        <w:t>Are these really isolines?</w:t>
      </w:r>
    </w:p>
  </w:comment>
  <w:comment w:id="67" w:author="Michael Cramer" w:date="2020-01-21T17:53:00Z" w:initials="MC">
    <w:p w14:paraId="735DAFC9" w14:textId="5D291A72" w:rsidR="00BC6386" w:rsidRDefault="00BC6386">
      <w:pPr>
        <w:pStyle w:val="CommentText"/>
      </w:pPr>
      <w:r>
        <w:rPr>
          <w:rStyle w:val="CommentReference"/>
        </w:rPr>
        <w:annotationRef/>
      </w:r>
      <w:r>
        <w:t>This is not what the legend seems to imply???</w:t>
      </w:r>
    </w:p>
  </w:comment>
  <w:comment w:id="69" w:author="Michael Cramer" w:date="2020-01-21T17:54:00Z" w:initials="MC">
    <w:p w14:paraId="6EBE4948" w14:textId="2531A1A6" w:rsidR="00BC6386" w:rsidRDefault="00BC6386">
      <w:pPr>
        <w:pStyle w:val="CommentText"/>
      </w:pPr>
      <w:r>
        <w:rPr>
          <w:rStyle w:val="CommentReference"/>
        </w:rPr>
        <w:annotationRef/>
      </w:r>
      <w:r>
        <w:t>Something cooking?</w:t>
      </w:r>
    </w:p>
  </w:comment>
  <w:comment w:id="71" w:author="Michael Cramer" w:date="2020-01-21T19:10:00Z" w:initials="MC">
    <w:p w14:paraId="1675CC89" w14:textId="5A9E40FE" w:rsidR="00BC6386" w:rsidRDefault="00BC6386">
      <w:pPr>
        <w:pStyle w:val="CommentText"/>
      </w:pPr>
      <w:r>
        <w:rPr>
          <w:rStyle w:val="CommentReference"/>
        </w:rPr>
        <w:annotationRef/>
      </w:r>
      <w:r>
        <w:t xml:space="preserve">Ruan, we did have a discussion of this. I think the </w:t>
      </w:r>
      <w:proofErr w:type="spellStart"/>
      <w:r>
        <w:t>rasters</w:t>
      </w:r>
      <w:proofErr w:type="spellEnd"/>
      <w:r>
        <w:t xml:space="preserve"> on dryad are perhaps questionable</w:t>
      </w:r>
      <w:r>
        <w:t>…</w:t>
      </w:r>
      <w:r>
        <w:t>? It could be argued that the cleaned species list might be useful</w:t>
      </w:r>
      <w:r>
        <w:t>…</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F79241" w15:done="0"/>
  <w15:commentEx w15:paraId="6EA9D13A" w15:done="0"/>
  <w15:commentEx w15:paraId="256C9EE2" w15:done="0"/>
  <w15:commentEx w15:paraId="3B33B4F1" w15:done="0"/>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36B615D9" w15:done="0"/>
  <w15:commentEx w15:paraId="20DE24DD" w15:done="0"/>
  <w15:commentEx w15:paraId="7A995306" w15:done="0"/>
  <w15:commentEx w15:paraId="603C8862" w15:done="0"/>
  <w15:commentEx w15:paraId="40A6E4E2" w15:done="0"/>
  <w15:commentEx w15:paraId="6F744210"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13294229" w15:done="0"/>
  <w15:commentEx w15:paraId="7FA66952" w15:done="0"/>
  <w15:commentEx w15:paraId="6AF0ADCE" w15:done="0"/>
  <w15:commentEx w15:paraId="42CCC1A1" w15:done="0"/>
  <w15:commentEx w15:paraId="33809609" w15:done="0"/>
  <w15:commentEx w15:paraId="02FE9333" w15:done="0"/>
  <w15:commentEx w15:paraId="669B9784" w15:done="0"/>
  <w15:commentEx w15:paraId="16CF8B02" w15:done="0"/>
  <w15:commentEx w15:paraId="1527499C" w15:done="0"/>
  <w15:commentEx w15:paraId="05C5B360" w15:done="0"/>
  <w15:commentEx w15:paraId="735DAFC9" w15:done="0"/>
  <w15:commentEx w15:paraId="6EBE4948" w15:done="0"/>
  <w15:commentEx w15:paraId="1675CC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F79241" w16cid:durableId="21D1D0A6"/>
  <w16cid:commentId w16cid:paraId="6EA9D13A" w16cid:durableId="21DC1AED"/>
  <w16cid:commentId w16cid:paraId="256C9EE2" w16cid:durableId="21DC1AFC"/>
  <w16cid:commentId w16cid:paraId="3B33B4F1" w16cid:durableId="21DC1B42"/>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36B615D9" w16cid:durableId="21DC1DA9"/>
  <w16cid:commentId w16cid:paraId="20DE24DD" w16cid:durableId="21D1AA11"/>
  <w16cid:commentId w16cid:paraId="7A995306" w16cid:durableId="21D1AC5A"/>
  <w16cid:commentId w16cid:paraId="603C8862" w16cid:durableId="21D1B655"/>
  <w16cid:commentId w16cid:paraId="40A6E4E2" w16cid:durableId="21D1ACD8"/>
  <w16cid:commentId w16cid:paraId="6F744210" w16cid:durableId="21D1B8A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13294229" w16cid:durableId="21DC1DF1"/>
  <w16cid:commentId w16cid:paraId="7FA66952" w16cid:durableId="21D1C83B"/>
  <w16cid:commentId w16cid:paraId="6AF0ADCE" w16cid:durableId="21D1C8A8"/>
  <w16cid:commentId w16cid:paraId="42CCC1A1" w16cid:durableId="21D1C8D8"/>
  <w16cid:commentId w16cid:paraId="33809609" w16cid:durableId="21D1C945"/>
  <w16cid:commentId w16cid:paraId="02FE9333" w16cid:durableId="21DC1E2A"/>
  <w16cid:commentId w16cid:paraId="669B9784" w16cid:durableId="21DC1E95"/>
  <w16cid:commentId w16cid:paraId="16CF8B02" w16cid:durableId="21D1CA36"/>
  <w16cid:commentId w16cid:paraId="1527499C" w16cid:durableId="21D1A90D"/>
  <w16cid:commentId w16cid:paraId="05C5B360" w16cid:durableId="21D1CA83"/>
  <w16cid:commentId w16cid:paraId="735DAFC9" w16cid:durableId="21D1B92E"/>
  <w16cid:commentId w16cid:paraId="6EBE4948" w16cid:durableId="21D1B958"/>
  <w16cid:commentId w16cid:paraId="1675CC89" w16cid:durableId="21D1CB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4B0B8" w14:textId="77777777" w:rsidR="005F5350" w:rsidRDefault="005F5350">
      <w:pPr>
        <w:spacing w:after="0"/>
      </w:pPr>
      <w:r>
        <w:separator/>
      </w:r>
    </w:p>
  </w:endnote>
  <w:endnote w:type="continuationSeparator" w:id="0">
    <w:p w14:paraId="55DF932E" w14:textId="77777777" w:rsidR="005F5350" w:rsidRDefault="005F5350">
      <w:pPr>
        <w:spacing w:after="0"/>
      </w:pPr>
      <w:r>
        <w:continuationSeparator/>
      </w:r>
    </w:p>
  </w:endnote>
  <w:endnote w:type="continuationNotice" w:id="1">
    <w:p w14:paraId="09AD1739" w14:textId="77777777" w:rsidR="005F5350" w:rsidRDefault="005F535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62DAF" w14:textId="77777777" w:rsidR="005F5350" w:rsidRDefault="005F5350">
      <w:r>
        <w:separator/>
      </w:r>
    </w:p>
  </w:footnote>
  <w:footnote w:type="continuationSeparator" w:id="0">
    <w:p w14:paraId="6595A48A" w14:textId="77777777" w:rsidR="005F5350" w:rsidRDefault="005F5350">
      <w:r>
        <w:continuationSeparator/>
      </w:r>
    </w:p>
  </w:footnote>
  <w:footnote w:type="continuationNotice" w:id="1">
    <w:p w14:paraId="0AD35BEC" w14:textId="77777777" w:rsidR="005F5350" w:rsidRDefault="005F535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E163E-41BE-4D1C-B04F-520807BB0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39453</Words>
  <Characters>233562</Characters>
  <Application>Microsoft Office Word</Application>
  <DocSecurity>0</DocSecurity>
  <Lines>4579</Lines>
  <Paragraphs>1587</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271428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cp:revision>
  <cp:lastPrinted>2020-01-06T10:27:00Z</cp:lastPrinted>
  <dcterms:created xsi:type="dcterms:W3CDTF">2020-01-29T13:10:00Z</dcterms:created>
  <dcterms:modified xsi:type="dcterms:W3CDTF">2020-01-30T09:58:00Z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