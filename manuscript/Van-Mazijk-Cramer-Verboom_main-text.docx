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3FE23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commentRangeStart w:id="3"/>
      <w:r w:rsidR="006C6B55">
        <w:t>heterogeneity</w:t>
      </w:r>
      <w:r w:rsidR="00807DFE">
        <w:t xml:space="preserve"> </w:t>
      </w:r>
      <w:r w:rsidR="006D6A5A">
        <w:t>across both regions</w:t>
      </w:r>
      <w:r w:rsidR="009D0DC8">
        <w:t xml:space="preserve">, </w:t>
      </w:r>
      <w:del w:id="4" w:author="Ruan Van Mazijk" w:date="2020-01-30T12:11:00Z">
        <w:r w:rsidR="009D0DC8" w:rsidDel="00BB638E">
          <w:delText xml:space="preserve">which </w:delText>
        </w:r>
      </w:del>
      <w:ins w:id="5" w:author="Ruan Van Mazijk" w:date="2020-01-30T12:11:00Z">
        <w:r w:rsidR="00BB638E">
          <w:t>the latter</w:t>
        </w:r>
        <w:r w:rsidR="00BB638E">
          <w:t xml:space="preserve"> </w:t>
        </w:r>
      </w:ins>
      <w:del w:id="6" w:author="Ruan Van Mazijk" w:date="2020-01-30T12:11:00Z">
        <w:r w:rsidR="006D6A5A" w:rsidDel="00BB638E">
          <w:delText>explain</w:delText>
        </w:r>
        <w:r w:rsidR="009D0DC8" w:rsidDel="00BB638E">
          <w:delText>s</w:delText>
        </w:r>
        <w:r w:rsidR="00CD04A6" w:rsidDel="00BB638E">
          <w:delText xml:space="preserve"> </w:delText>
        </w:r>
      </w:del>
      <w:ins w:id="7" w:author="Ruan Van Mazijk" w:date="2020-01-30T12:11:00Z">
        <w:r w:rsidR="00BB638E">
          <w:t>describing</w:t>
        </w:r>
        <w:r w:rsidR="00BB638E">
          <w:t xml:space="preserve"> </w:t>
        </w:r>
      </w:ins>
      <w:r w:rsidR="00CD04A6">
        <w:t xml:space="preserve">ca. 38–42% </w:t>
      </w:r>
      <w:r w:rsidR="00CC1042">
        <w:t>of overall</w:t>
      </w:r>
      <w:r w:rsidR="00CD04A6">
        <w:t xml:space="preserve"> heterogeneity</w:t>
      </w:r>
      <w:commentRangeEnd w:id="3"/>
      <w:r w:rsidR="00BC6386">
        <w:rPr>
          <w:rStyle w:val="CommentReference"/>
          <w:rFonts w:ascii="Times New Roman" w:hAnsiTheme="minorHAnsi"/>
        </w:rPr>
        <w:commentReference w:id="3"/>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commentRangeStart w:id="8"/>
      <w:r w:rsidR="00D7233A">
        <w:t>:</w:t>
      </w:r>
      <w:r>
        <w:t xml:space="preserve"> </w:t>
      </w:r>
      <w:r w:rsidR="00D04776">
        <w:t>Introduction</w:t>
      </w:r>
      <w:commentRangeEnd w:id="8"/>
      <w:r w:rsidR="00BC6386">
        <w:rPr>
          <w:rStyle w:val="CommentReference"/>
          <w:rFonts w:ascii="Times New Roman" w:eastAsiaTheme="minorHAnsi" w:hAnsiTheme="minorHAnsi" w:cstheme="minorBidi"/>
          <w:b w:val="0"/>
          <w:bCs w:val="0"/>
          <w:color w:val="auto"/>
        </w:rPr>
        <w:commentReference w:id="8"/>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9"/>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9"/>
      <w:r w:rsidR="00BC6386">
        <w:rPr>
          <w:rStyle w:val="CommentReference"/>
          <w:rFonts w:ascii="Times New Roman" w:hAnsiTheme="minorHAnsi"/>
        </w:rPr>
        <w:commentReference w:id="9"/>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w:t>
      </w:r>
      <w:bookmarkStart w:id="10" w:name="_GoBack"/>
      <w:bookmarkEnd w:id="10"/>
      <w:r w:rsidRPr="002F0553">
        <w:t>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11"/>
      <w:r>
        <w:t xml:space="preserve">Notwithstanding </w:t>
      </w:r>
      <w:commentRangeEnd w:id="11"/>
      <w:r w:rsidR="00BC6386">
        <w:rPr>
          <w:rStyle w:val="CommentReference"/>
          <w:rFonts w:ascii="Times New Roman" w:hAnsiTheme="minorHAnsi"/>
        </w:rPr>
        <w:commentReference w:id="11"/>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2" w:name="comparing-regions-environmental-heteroge"/>
      <w:r>
        <w:t>2.1</w:t>
      </w:r>
      <w:r w:rsidR="00F31AF3">
        <w:t>:</w:t>
      </w:r>
      <w:r>
        <w:t xml:space="preserve"> </w:t>
      </w:r>
      <w:r w:rsidR="00D04776">
        <w:t>Comparing species richness</w:t>
      </w:r>
    </w:p>
    <w:p w14:paraId="52348C6B" w14:textId="45679B7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13"/>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13"/>
      <w:r w:rsidR="00EF4036">
        <w:rPr>
          <w:rStyle w:val="CommentReference"/>
          <w:rFonts w:ascii="Times New Roman" w:hAnsiTheme="minorHAnsi"/>
        </w:rPr>
        <w:commentReference w:id="13"/>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del w:id="14" w:author="Michael Cramer" w:date="2020-01-21T16:04:00Z">
        <w:r w:rsidR="00841086" w:rsidDel="00EF4036">
          <w:delText>Note, w</w:delText>
        </w:r>
      </w:del>
      <w:ins w:id="15" w:author="Michael Cramer" w:date="2020-01-21T16:04:00Z">
        <w:r w:rsidR="00EF4036">
          <w:t>W</w:t>
        </w:r>
      </w:ins>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16"/>
      <w:r w:rsidR="00D52E5F">
        <w:rPr>
          <w:rFonts w:cstheme="majorBidi"/>
        </w:rPr>
        <w:t xml:space="preserve">This excluded </w:t>
      </w:r>
      <w:del w:id="17" w:author="Michael Cramer" w:date="2020-01-21T16:04:00Z">
        <w:r w:rsidR="00D52E5F" w:rsidDel="00EF4036">
          <w:rPr>
            <w:rFonts w:cstheme="majorBidi"/>
          </w:rPr>
          <w:delText xml:space="preserve">any relationships exhibited in </w:delText>
        </w:r>
      </w:del>
      <w:r w:rsidR="00D52E5F">
        <w:rPr>
          <w:rFonts w:cstheme="majorBidi"/>
        </w:rPr>
        <w:t>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16"/>
      <w:r w:rsidR="00BC6386">
        <w:rPr>
          <w:rStyle w:val="CommentReference"/>
          <w:rFonts w:ascii="Times New Roman" w:hAnsiTheme="minorHAnsi"/>
        </w:rPr>
        <w:commentReference w:id="16"/>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0A014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0A014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12"/>
    </w:p>
    <w:p w14:paraId="16702F9A" w14:textId="45F4E11D"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ins w:id="18" w:author="Ruan Van Mazijk" w:date="2020-01-30T15:19:00Z">
        <w:r w:rsidR="0001614C">
          <w:t>temperature</w:t>
        </w:r>
      </w:ins>
      <w:ins w:id="19" w:author="Ruan Van Mazijk" w:date="2020-01-30T15:20:00Z">
        <w:r w:rsidR="0001614C">
          <w:t xml:space="preserve"> (T)</w:t>
        </w:r>
      </w:ins>
      <w:del w:id="20" w:author="Ruan Van Mazijk" w:date="2020-01-30T15:19:00Z">
        <w:r w:rsidR="00E25251" w:rsidDel="0001614C">
          <w:delText>T</w:delText>
        </w:r>
      </w:del>
      <w:r w:rsidR="00E25251">
        <w:t xml:space="preserve">, </w:t>
      </w:r>
      <w:del w:id="21" w:author="Ruan Van Mazijk" w:date="2020-01-30T15:20:00Z">
        <w:r w:rsidR="00E25251" w:rsidDel="0001614C">
          <w:delText>MAP</w:delText>
        </w:r>
      </w:del>
      <w:ins w:id="22" w:author="Ruan Van Mazijk" w:date="2020-01-30T15:20:00Z">
        <w:r w:rsidR="0001614C">
          <w:t>mean annual precipitation (MAP)</w:t>
        </w:r>
      </w:ins>
      <w:r w:rsidR="00E25251">
        <w:t xml:space="preserve">, </w:t>
      </w:r>
      <w:ins w:id="23" w:author="Ruan Van Mazijk" w:date="2020-01-30T15:20:00Z">
        <w:r w:rsidR="0001614C">
          <w:t>precipitation in the driest quarter (</w:t>
        </w:r>
      </w:ins>
      <w:r w:rsidR="00E25251">
        <w:t>PDQ)</w:t>
      </w:r>
      <w:ins w:id="24" w:author="Ruan Van Mazijk" w:date="2020-01-30T15:20:00Z">
        <w:r w:rsidR="0001614C">
          <w:t>)</w:t>
        </w:r>
      </w:ins>
      <w:r w:rsidR="00E25251">
        <w:t xml:space="preserve">, edaphic (clay content, soil </w:t>
      </w:r>
      <w:ins w:id="25" w:author="Ruan Van Mazijk" w:date="2020-01-30T15:20:00Z">
        <w:r w:rsidR="001A3128">
          <w:t>carbon (</w:t>
        </w:r>
      </w:ins>
      <w:r w:rsidR="00E25251">
        <w:t>C</w:t>
      </w:r>
      <w:ins w:id="26" w:author="Ruan Van Mazijk" w:date="2020-01-30T15:20:00Z">
        <w:r w:rsidR="001A3128">
          <w:t>)</w:t>
        </w:r>
      </w:ins>
      <w:r w:rsidR="00E25251">
        <w:t>, pH,</w:t>
      </w:r>
      <w:ins w:id="27" w:author="Ruan Van Mazijk" w:date="2020-01-30T15:20:00Z">
        <w:r w:rsidR="00622FE8">
          <w:t xml:space="preserve"> cation exchange capacity</w:t>
        </w:r>
      </w:ins>
      <w:r w:rsidR="00E25251">
        <w:t xml:space="preserve"> </w:t>
      </w:r>
      <w:ins w:id="28" w:author="Ruan Van Mazijk" w:date="2020-01-30T15:20:00Z">
        <w:r w:rsidR="00622FE8">
          <w:t>(</w:t>
        </w:r>
      </w:ins>
      <w:r w:rsidR="00E25251">
        <w:t>CEC</w:t>
      </w:r>
      <w:ins w:id="29" w:author="Ruan Van Mazijk" w:date="2020-01-30T15:20:00Z">
        <w:r w:rsidR="00622FE8">
          <w:t>)</w:t>
        </w:r>
      </w:ins>
      <w:r w:rsidR="00E25251">
        <w:t xml:space="preserve">) and vegetational </w:t>
      </w:r>
      <w:del w:id="30" w:author="Ruan Van Mazijk" w:date="2020-01-30T15:27:00Z">
        <w:r w:rsidR="00086052" w:rsidDel="004A4D21">
          <w:delText xml:space="preserve">(NDVI) </w:delText>
        </w:r>
      </w:del>
      <w:r w:rsidR="00E25251">
        <w:t>gradients</w:t>
      </w:r>
      <w:ins w:id="31" w:author="Ruan Van Mazijk" w:date="2020-01-30T15:27:00Z">
        <w:r w:rsidR="004A4D21">
          <w:t xml:space="preserve"> </w:t>
        </w:r>
        <w:r w:rsidR="004A4D21">
          <w:t>(</w:t>
        </w:r>
        <w:r w:rsidR="004A4D21" w:rsidRPr="00840830">
          <w:t>normalized difference vegetation index;</w:t>
        </w:r>
        <w:r w:rsidR="004A4D21">
          <w:t xml:space="preserve"> NDVI)</w:t>
        </w:r>
      </w:ins>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ins w:id="32" w:author="Ruan Van Mazijk" w:date="2020-01-30T15:21:00Z">
        <w:r w:rsidR="002930EF">
          <w:t>phosphorus concentrations (</w:t>
        </w:r>
      </w:ins>
      <w:r w:rsidR="003B10FC">
        <w:t>[P]</w:t>
      </w:r>
      <w:ins w:id="33" w:author="Ruan Van Mazijk" w:date="2020-01-30T15:22:00Z">
        <w:r w:rsidR="002930EF">
          <w:rPr>
            <w:vertAlign w:val="subscript"/>
          </w:rPr>
          <w:t>soil</w:t>
        </w:r>
        <w:r w:rsidR="002930EF">
          <w:t>)</w:t>
        </w:r>
      </w:ins>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ins w:id="34" w:author="Michael Cramer" w:date="2020-01-29T15:02:00Z">
        <w:r w:rsidR="00BC6386">
          <w:t xml:space="preserve">(PC1) </w:t>
        </w:r>
      </w:ins>
      <w:r w:rsidR="007E72DA" w:rsidRPr="000519A1">
        <w:t>of heterogeneity between the two regions</w:t>
      </w:r>
      <w:r w:rsidR="000519A1" w:rsidRPr="000519A1">
        <w:t xml:space="preserve">, we employed common language effect sizes </w:t>
      </w:r>
      <w:commentRangeStart w:id="35"/>
      <w:r w:rsidR="000519A1">
        <w:t>(</w:t>
      </w:r>
      <w:r w:rsidR="000519A1">
        <w:rPr>
          <w:i/>
        </w:rPr>
        <w:t>CLES</w:t>
      </w:r>
      <w:r w:rsidR="000519A1" w:rsidRPr="000519A1">
        <w:t>)</w:t>
      </w:r>
      <w:r w:rsidR="000519A1">
        <w:t xml:space="preserve"> </w:t>
      </w:r>
      <w:commentRangeEnd w:id="35"/>
      <w:r w:rsidR="00DD6E28">
        <w:rPr>
          <w:rStyle w:val="CommentReference"/>
          <w:rFonts w:ascii="Times New Roman" w:hAnsiTheme="minorHAnsi"/>
        </w:rPr>
        <w:commentReference w:id="35"/>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36" w:name="environmental-heterogeneity-as-an-explan"/>
      <w:r>
        <w:t>2.3</w:t>
      </w:r>
      <w:r w:rsidR="0009179A">
        <w:t>:</w:t>
      </w:r>
      <w:r>
        <w:t xml:space="preserve"> </w:t>
      </w:r>
      <w:r w:rsidR="005F0FFB">
        <w:t>Environmental heterogeneity as an explanation of species richness</w:t>
      </w:r>
      <w:bookmarkEnd w:id="36"/>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37"/>
      <w:r w:rsidR="00793F46">
        <w:t>regions</w:t>
      </w:r>
      <w:commentRangeEnd w:id="37"/>
      <w:r w:rsidR="00F5444D">
        <w:rPr>
          <w:rStyle w:val="CommentReference"/>
          <w:rFonts w:ascii="Times New Roman" w:hAnsiTheme="minorHAnsi"/>
        </w:rPr>
        <w:commentReference w:id="37"/>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ins w:id="38" w:author="Ruan Van Mazijk" w:date="2020-01-30T15:22:00Z">
        <w:r w:rsidR="00A73975">
          <w:rPr>
            <w:rFonts w:eastAsiaTheme="minorEastAsia"/>
          </w:rPr>
          <w:t>(</w:t>
        </w:r>
        <w:r w:rsidR="00A73975" w:rsidRPr="00190668">
          <w:rPr>
            <w:i/>
            <w:iCs/>
            <w:rPrChange w:id="39" w:author="Ruan Van Mazijk" w:date="2020-01-30T15:24:00Z">
              <w:rPr>
                <w:rFonts w:eastAsiaTheme="minorEastAsia"/>
              </w:rPr>
            </w:rPrChange>
          </w:rPr>
          <w:t>S</w:t>
        </w:r>
        <w:r w:rsidR="00A73975">
          <w:rPr>
            <w:rFonts w:eastAsiaTheme="minorEastAsia"/>
          </w:rPr>
          <w:t xml:space="preserve">) </w:t>
        </w:r>
      </w:ins>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190668">
        <w:rPr>
          <w:rPrChange w:id="40" w:author="Ruan Van Mazijk" w:date="2020-01-30T15:24:00Z">
            <w:rPr>
              <w:rFonts w:eastAsiaTheme="minorEastAsia"/>
            </w:rPr>
          </w:rPrChange>
        </w:rPr>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41" w:name="results"/>
      <w:r>
        <w:t>3</w:t>
      </w:r>
      <w:r w:rsidR="00E4661A">
        <w:t>:</w:t>
      </w:r>
      <w:r>
        <w:t xml:space="preserve"> </w:t>
      </w:r>
      <w:r w:rsidR="00D04776">
        <w:t>Results</w:t>
      </w:r>
      <w:bookmarkEnd w:id="4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42"/>
      <w:r w:rsidRPr="006B3905">
        <w:t>(</w:t>
      </w:r>
      <w:r w:rsidR="00304EA1" w:rsidRPr="006B3905">
        <w:t xml:space="preserve">Figure </w:t>
      </w:r>
      <w:r w:rsidR="00FC2A30" w:rsidRPr="006B3905">
        <w:t>1</w:t>
      </w:r>
      <w:r w:rsidRPr="006B3905">
        <w:t xml:space="preserve">a,b). </w:t>
      </w:r>
      <w:commentRangeEnd w:id="42"/>
      <w:r w:rsidR="00F5444D">
        <w:rPr>
          <w:rStyle w:val="CommentReference"/>
          <w:rFonts w:ascii="Times New Roman" w:hAnsiTheme="minorHAnsi"/>
        </w:rPr>
        <w:commentReference w:id="42"/>
      </w:r>
      <w:r w:rsidRPr="006B3905">
        <w:t xml:space="preserve">Comparisons of species richness between the regions using two-sided </w:t>
      </w:r>
      <w:commentRangeStart w:id="43"/>
      <w:r w:rsidRPr="006B3905">
        <w:t xml:space="preserve">Mann-Whitney </w:t>
      </w:r>
      <w:r w:rsidRPr="006B3905">
        <w:rPr>
          <w:i/>
        </w:rPr>
        <w:t>U</w:t>
      </w:r>
      <w:r w:rsidRPr="006B3905">
        <w:t xml:space="preserve"> tests </w:t>
      </w:r>
      <w:commentRangeEnd w:id="43"/>
      <w:r w:rsidR="00BC6386">
        <w:rPr>
          <w:rStyle w:val="CommentReference"/>
          <w:rFonts w:ascii="Times New Roman" w:hAnsiTheme="minorHAnsi"/>
        </w:rPr>
        <w:commentReference w:id="4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D4C7E45"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commentRangeStart w:id="44"/>
      <w:r w:rsidR="00CA131C" w:rsidRPr="006B3905">
        <w:rPr>
          <w:i/>
        </w:rPr>
        <w:t>T</w:t>
      </w:r>
      <w:ins w:id="45" w:author="Ruan Van Mazijk" w:date="2020-01-30T12:12:00Z">
        <w:r w:rsidR="00752C87">
          <w:rPr>
            <w:vertAlign w:val="subscript"/>
          </w:rPr>
          <w:t>H</w:t>
        </w:r>
      </w:ins>
      <w:del w:id="46" w:author="Ruan Van Mazijk" w:date="2020-01-30T12:12:00Z">
        <w:r w:rsidR="00CA131C" w:rsidRPr="006B3905" w:rsidDel="00752C87">
          <w:rPr>
            <w:vertAlign w:val="subscript"/>
          </w:rPr>
          <w:delText>Q</w:delText>
        </w:r>
      </w:del>
      <w:r w:rsidR="00CA131C" w:rsidRPr="006B3905">
        <w:rPr>
          <w:vertAlign w:val="subscript"/>
        </w:rPr>
        <w:t>DS</w:t>
      </w:r>
      <w:r w:rsidR="00CA131C" w:rsidRPr="006B3905">
        <w:t>/</w:t>
      </w:r>
      <w:r w:rsidR="00CA131C" w:rsidRPr="006B3905">
        <w:rPr>
          <w:i/>
        </w:rPr>
        <w:t>S</w:t>
      </w:r>
      <w:del w:id="47" w:author="Ruan Van Mazijk" w:date="2020-01-30T12:12:00Z">
        <w:r w:rsidR="00CA131C" w:rsidRPr="006B3905" w:rsidDel="00752C87">
          <w:rPr>
            <w:vertAlign w:val="subscript"/>
          </w:rPr>
          <w:delText>H</w:delText>
        </w:r>
      </w:del>
      <w:r w:rsidR="00CA131C" w:rsidRPr="006B3905">
        <w:rPr>
          <w:vertAlign w:val="subscript"/>
        </w:rPr>
        <w:t>DS</w:t>
      </w:r>
      <w:commentRangeEnd w:id="44"/>
      <w:r w:rsidR="00BC6386">
        <w:rPr>
          <w:rStyle w:val="CommentReference"/>
          <w:rFonts w:ascii="Times New Roman" w:hAnsiTheme="minorHAnsi"/>
        </w:rPr>
        <w:commentReference w:id="44"/>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48"/>
      <w:r w:rsidRPr="006B3905">
        <w:t>741</w:t>
      </w:r>
      <w:commentRangeEnd w:id="48"/>
      <w:r w:rsidR="00C512E9">
        <w:rPr>
          <w:rStyle w:val="CommentReference"/>
          <w:rFonts w:ascii="Times New Roman" w:hAnsiTheme="minorHAnsi"/>
        </w:rPr>
        <w:commentReference w:id="48"/>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7089104" w:rsidR="00AD4DCC" w:rsidRDefault="00C512E9" w:rsidP="008A4E97">
      <w:pPr>
        <w:pStyle w:val="FirstParagraph"/>
      </w:pPr>
      <w:ins w:id="49" w:author="Michael Cramer" w:date="2020-01-21T16:50:00Z">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ins>
      <w:ins w:id="50" w:author="Michael Cramer" w:date="2020-01-21T16:51:00Z">
        <w:r>
          <w:t xml:space="preserve"> </w:t>
        </w:r>
        <w:r w:rsidRPr="00916B93">
          <w:t>(</w:t>
        </w:r>
        <w:r>
          <w:t>Figure 3</w:t>
        </w:r>
        <w:r w:rsidRPr="00916B93">
          <w:t>)</w:t>
        </w:r>
      </w:ins>
      <w:ins w:id="51" w:author="Michael Cramer" w:date="2020-01-21T16:50:00Z">
        <w:r>
          <w:t>, w</w:t>
        </w:r>
      </w:ins>
      <w:del w:id="52" w:author="Michael Cramer" w:date="2020-01-21T16:50:00Z">
        <w:r w:rsidR="00AD1230" w:rsidDel="00C512E9">
          <w:delText>W</w:delText>
        </w:r>
      </w:del>
      <w:r w:rsidR="00AD1230">
        <w:t>ith a few exceptions (</w:t>
      </w:r>
      <w:ins w:id="53" w:author="Michael Cramer" w:date="2020-01-21T16:51:00Z">
        <w:r>
          <w:t xml:space="preserve">i.e. </w:t>
        </w:r>
      </w:ins>
      <w:r w:rsidR="00AD1230">
        <w:t>MAP, NDVI and CEC at the DS-scale</w:t>
      </w:r>
      <w:del w:id="54" w:author="Michael Cramer" w:date="2020-01-21T16:51:00Z">
        <w:r w:rsidR="00AD1230" w:rsidDel="00C512E9">
          <w:delText xml:space="preserve">; </w:delText>
        </w:r>
        <w:r w:rsidR="0031751D" w:rsidDel="00C512E9">
          <w:delText>Figure</w:delText>
        </w:r>
        <w:r w:rsidR="005C5EBF" w:rsidDel="00C512E9">
          <w:delText xml:space="preserve"> 3</w:delText>
        </w:r>
        <w:r w:rsidR="00AD1230" w:rsidDel="00C512E9">
          <w:delText>b,e,f</w:delText>
        </w:r>
      </w:del>
      <w:r w:rsidR="00AD1230">
        <w:t>)</w:t>
      </w:r>
      <w:del w:id="55" w:author="Michael Cramer" w:date="2020-01-21T16:51:00Z">
        <w:r w:rsidR="00AD1230" w:rsidDel="00C512E9">
          <w:delText xml:space="preserve">, </w:delText>
        </w:r>
      </w:del>
      <w:del w:id="56" w:author="Michael Cramer" w:date="2020-01-21T16:50:00Z">
        <w:r w:rsidR="001A23A6" w:rsidRPr="00916B93" w:rsidDel="00C512E9">
          <w:rPr>
            <w:i/>
          </w:rPr>
          <w:delText>CLES</w:delText>
        </w:r>
        <w:r w:rsidR="00776E99" w:rsidDel="00C512E9">
          <w:delText xml:space="preserve"> comparisons revealed</w:delText>
        </w:r>
        <w:r w:rsidR="0060601F" w:rsidRPr="00916B93" w:rsidDel="00C512E9">
          <w:delText xml:space="preserve"> the GCFR </w:delText>
        </w:r>
        <w:r w:rsidR="00776E99" w:rsidDel="00C512E9">
          <w:delText>to</w:delText>
        </w:r>
        <w:r w:rsidR="00776E99" w:rsidRPr="00916B93" w:rsidDel="00C512E9">
          <w:delText xml:space="preserve"> </w:delText>
        </w:r>
        <w:r w:rsidR="00776E99" w:rsidDel="00C512E9">
          <w:delText>be</w:delText>
        </w:r>
        <w:r w:rsidR="0060601F" w:rsidRPr="00916B93" w:rsidDel="00C512E9">
          <w:delText xml:space="preserve"> more heterogeneous</w:delText>
        </w:r>
        <w:r w:rsidR="00AB36BF" w:rsidRPr="009A6ABA" w:rsidDel="00C512E9">
          <w:rPr>
            <w:lang w:val="en-ZA"/>
          </w:rPr>
          <w:delText xml:space="preserve"> </w:delText>
        </w:r>
        <w:r w:rsidR="0060601F" w:rsidRPr="00916B93" w:rsidDel="00C512E9">
          <w:delText xml:space="preserve">than the SWAFR </w:delText>
        </w:r>
        <w:r w:rsidR="00E32EE7" w:rsidDel="00C512E9">
          <w:delText>in</w:delText>
        </w:r>
        <w:r w:rsidR="00E32EE7" w:rsidRPr="00916B93" w:rsidDel="00C512E9">
          <w:delText xml:space="preserve"> </w:delText>
        </w:r>
        <w:r w:rsidR="0060601F" w:rsidRPr="00916B93" w:rsidDel="00C512E9">
          <w:delText xml:space="preserve">all nine environmental variables, </w:delText>
        </w:r>
        <w:r w:rsidR="00AB21A1" w:rsidDel="00C512E9">
          <w:delText xml:space="preserve">and </w:delText>
        </w:r>
        <w:r w:rsidR="0060601F" w:rsidRPr="00916B93" w:rsidDel="00C512E9">
          <w:delText xml:space="preserve">across the full range of spatial scales </w:delText>
        </w:r>
      </w:del>
      <w:del w:id="57" w:author="Michael Cramer" w:date="2020-01-21T16:51:00Z">
        <w:r w:rsidR="0060601F" w:rsidRPr="00916B93" w:rsidDel="00C512E9">
          <w:delText>(</w:delText>
        </w:r>
        <w:r w:rsidR="0031751D" w:rsidDel="00C512E9">
          <w:delText>Figure</w:delText>
        </w:r>
        <w:r w:rsidR="005C5EBF" w:rsidDel="00C512E9">
          <w:delText xml:space="preserve"> 3</w:delText>
        </w:r>
        <w:r w:rsidR="00826383" w:rsidRPr="00916B93" w:rsidDel="00C512E9">
          <w:delText>)</w:delText>
        </w:r>
      </w:del>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58"/>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58"/>
      <w:r w:rsidR="00BB1C13">
        <w:rPr>
          <w:rStyle w:val="CommentReference"/>
          <w:rFonts w:ascii="Times New Roman" w:hAnsiTheme="minorHAnsi"/>
        </w:rPr>
        <w:commentReference w:id="58"/>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094BBAF2"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w:t>
      </w:r>
      <w:commentRangeStart w:id="59"/>
      <w:r w:rsidR="00F554DF">
        <w:rPr>
          <w:rFonts w:eastAsiaTheme="minorEastAsia"/>
        </w:rPr>
        <w:t>each of the nine environmental variables</w:t>
      </w:r>
      <w:commentRangeEnd w:id="59"/>
      <w:r w:rsidR="00372978">
        <w:rPr>
          <w:rStyle w:val="CommentReference"/>
          <w:rFonts w:ascii="Times New Roman" w:hAnsiTheme="minorHAnsi"/>
        </w:rPr>
        <w:commentReference w:id="59"/>
      </w:r>
      <w:ins w:id="60" w:author="Ruan Van Mazijk" w:date="2020-01-30T12:12:00Z">
        <w:r w:rsidR="00752C87">
          <w:rPr>
            <w:rFonts w:eastAsiaTheme="minorEastAsia"/>
          </w:rPr>
          <w:t xml:space="preserve"> (Table 1</w:t>
        </w:r>
      </w:ins>
      <w:ins w:id="61" w:author="Ruan Van Mazijk" w:date="2020-01-30T12:13:00Z">
        <w:r w:rsidR="00752C87">
          <w:rPr>
            <w:rFonts w:eastAsiaTheme="minorEastAsia"/>
          </w:rPr>
          <w:t>)</w:t>
        </w:r>
      </w:ins>
      <w:r w:rsidR="00F554DF">
        <w:rPr>
          <w:rFonts w:eastAsiaTheme="minorEastAsia"/>
        </w:rPr>
        <w:t xml:space="preserve">, as well as the main axis of heterogeneity (PC1), influence species richness in a consistently positive manner across the two study </w:t>
      </w:r>
      <w:commentRangeStart w:id="62"/>
      <w:r w:rsidR="00F554DF">
        <w:rPr>
          <w:rFonts w:eastAsiaTheme="minorEastAsia"/>
        </w:rPr>
        <w:t>regions</w:t>
      </w:r>
      <w:commentRangeEnd w:id="62"/>
      <w:r w:rsidR="00165181">
        <w:rPr>
          <w:rStyle w:val="CommentReference"/>
          <w:rFonts w:ascii="Times New Roman" w:hAnsiTheme="minorHAnsi"/>
        </w:rPr>
        <w:commentReference w:id="62"/>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63"/>
      <w:r w:rsidR="00866807">
        <w:t>SWAFR.</w:t>
      </w:r>
      <w:commentRangeEnd w:id="63"/>
      <w:r w:rsidR="00372978">
        <w:rPr>
          <w:rStyle w:val="CommentReference"/>
          <w:rFonts w:ascii="Times New Roman" w:hAnsiTheme="minorHAnsi"/>
        </w:rPr>
        <w:commentReference w:id="63"/>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64"/>
      <w:r w:rsidR="00350FE5">
        <w:t xml:space="preserve">generally </w:t>
      </w:r>
      <w:commentRangeEnd w:id="64"/>
      <w:r w:rsidR="00372978">
        <w:rPr>
          <w:rStyle w:val="CommentReference"/>
          <w:rFonts w:ascii="Times New Roman" w:hAnsiTheme="minorHAnsi"/>
        </w:rPr>
        <w:commentReference w:id="64"/>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65"/>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65"/>
      <w:r w:rsidR="006A44FA">
        <w:rPr>
          <w:rStyle w:val="CommentReference"/>
          <w:rFonts w:ascii="Times New Roman" w:hAnsiTheme="minorHAnsi"/>
        </w:rPr>
        <w:commentReference w:id="65"/>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66"/>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66"/>
      <w:r w:rsidR="006A44FA">
        <w:rPr>
          <w:rStyle w:val="CommentReference"/>
          <w:rFonts w:ascii="Times New Roman" w:hAnsiTheme="minorHAnsi"/>
        </w:rPr>
        <w:commentReference w:id="66"/>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67"/>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67"/>
      <w:r w:rsidR="006A44FA">
        <w:rPr>
          <w:rStyle w:val="CommentReference"/>
          <w:rFonts w:ascii="Times New Roman" w:hAnsiTheme="minorHAnsi"/>
        </w:rPr>
        <w:commentReference w:id="67"/>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68"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69"/>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69"/>
      <w:r w:rsidR="007F39BA">
        <w:rPr>
          <w:rStyle w:val="CommentReference"/>
          <w:rFonts w:ascii="Times New Roman" w:hAnsiTheme="minorHAnsi"/>
        </w:rPr>
        <w:commentReference w:id="69"/>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70"/>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70"/>
      <w:r w:rsidR="007F39BA">
        <w:rPr>
          <w:rStyle w:val="CommentReference"/>
          <w:rFonts w:ascii="Times New Roman" w:hAnsiTheme="minorHAnsi"/>
        </w:rPr>
        <w:commentReference w:id="70"/>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71"/>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71"/>
      <w:r w:rsidR="007F39BA">
        <w:rPr>
          <w:rStyle w:val="CommentReference"/>
          <w:rFonts w:ascii="Times New Roman" w:hAnsiTheme="minorHAnsi"/>
        </w:rPr>
        <w:commentReference w:id="71"/>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72"/>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72"/>
      <w:r w:rsidR="00F72B17">
        <w:rPr>
          <w:rStyle w:val="CommentReference"/>
          <w:rFonts w:ascii="Times New Roman" w:hAnsiTheme="minorHAnsi"/>
        </w:rPr>
        <w:commentReference w:id="72"/>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73"/>
      <w:r w:rsidR="0072106C">
        <w:t xml:space="preserve">single-site </w:t>
      </w:r>
      <w:commentRangeEnd w:id="73"/>
      <w:r w:rsidR="00952699">
        <w:rPr>
          <w:rStyle w:val="CommentReference"/>
          <w:rFonts w:ascii="Times New Roman" w:hAnsiTheme="minorHAnsi"/>
        </w:rPr>
        <w:commentReference w:id="73"/>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47F81722"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ins w:id="74" w:author="Michael Cramer" w:date="2020-01-21T18:48:00Z">
        <w:r w:rsidR="00952699">
          <w:t xml:space="preserve">multiple </w:t>
        </w:r>
      </w:ins>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ins w:id="75" w:author="Michael Cramer" w:date="2020-01-21T18:49:00Z">
        <w:r w:rsidR="00952699">
          <w:t xml:space="preserve">fine-scale </w:t>
        </w:r>
      </w:ins>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del w:id="76" w:author="Michael Cramer" w:date="2020-01-21T18:49:00Z">
        <w:r w:rsidR="00FD7934" w:rsidDel="00952699">
          <w:delText xml:space="preserve">for </w:delText>
        </w:r>
      </w:del>
      <w:ins w:id="77" w:author="Michael Cramer" w:date="2020-01-21T18:49:00Z">
        <w:r w:rsidR="00952699">
          <w:t xml:space="preserve">between </w:t>
        </w:r>
      </w:ins>
      <w:r w:rsidR="00FD7934">
        <w:t>the</w:t>
      </w:r>
      <w:ins w:id="78" w:author="Michael Cramer" w:date="2020-01-21T18:49:00Z">
        <w:r w:rsidR="00952699">
          <w:t xml:space="preserve"> GCFR and</w:t>
        </w:r>
      </w:ins>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600C626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commentRangeStart w:id="79"/>
      <w:del w:id="80" w:author="Ruan Van Mazijk" w:date="2020-01-30T12:14:00Z">
        <w:r w:rsidR="00737794" w:rsidDel="00203A2D">
          <w:delText>—</w:delText>
        </w:r>
        <w:commentRangeEnd w:id="79"/>
        <w:r w:rsidR="00BC6386" w:rsidDel="00203A2D">
          <w:rPr>
            <w:rStyle w:val="CommentReference"/>
            <w:rFonts w:ascii="Times New Roman" w:hAnsiTheme="minorHAnsi"/>
          </w:rPr>
          <w:commentReference w:id="79"/>
        </w:r>
      </w:del>
      <w:ins w:id="81" w:author="Ruan Van Mazijk" w:date="2020-01-30T12:14:00Z">
        <w:r w:rsidR="00203A2D">
          <w:t xml:space="preserve"> </w:t>
        </w:r>
      </w:ins>
      <w:r w:rsidR="00737794">
        <w:t>and between</w:t>
      </w:r>
      <w:del w:id="82" w:author="Ruan Van Mazijk" w:date="2020-01-30T12:14:00Z">
        <w:r w:rsidR="00737794" w:rsidDel="00203A2D">
          <w:delText>—</w:delText>
        </w:r>
      </w:del>
      <w:ins w:id="83" w:author="Ruan Van Mazijk" w:date="2020-01-30T12:14:00Z">
        <w:r w:rsidR="00203A2D">
          <w:t xml:space="preserve"> </w:t>
        </w:r>
      </w:ins>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8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84"/>
      <w:r w:rsidR="00246D04">
        <w:rPr>
          <w:rStyle w:val="CommentReference"/>
          <w:rFonts w:ascii="Times New Roman" w:hAnsiTheme="minorHAnsi"/>
        </w:rPr>
        <w:commentReference w:id="8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B02213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85"/>
      <w:r w:rsidR="002B4C08">
        <w:t>suspect</w:t>
      </w:r>
      <w:commentRangeEnd w:id="85"/>
      <w:r w:rsidR="00B753DF">
        <w:rPr>
          <w:rStyle w:val="CommentReference"/>
          <w:rFonts w:ascii="Times New Roman" w:hAnsiTheme="minorHAnsi"/>
        </w:rPr>
        <w:commentReference w:id="85"/>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86"/>
      <w:r w:rsidR="008A6F1B">
        <w:t>But</w:t>
      </w:r>
      <w:commentRangeEnd w:id="86"/>
      <w:r w:rsidR="00B753DF">
        <w:rPr>
          <w:rStyle w:val="CommentReference"/>
          <w:rFonts w:ascii="Times New Roman" w:hAnsiTheme="minorHAnsi"/>
        </w:rPr>
        <w:commentReference w:id="86"/>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del w:id="87" w:author="Michael Cramer" w:date="2020-01-21T19:01:00Z">
        <w:r w:rsidR="00422E7C" w:rsidDel="00B753DF">
          <w:delText>,</w:delText>
        </w:r>
      </w:del>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88"/>
      <w:r w:rsidR="005143E0">
        <w:t xml:space="preserve">putative refugia </w:t>
      </w:r>
      <w:r w:rsidR="00A44F62">
        <w:t xml:space="preserve">in the SWAFR </w:t>
      </w:r>
      <w:r w:rsidR="005143E0">
        <w:t>is somewhat un</w:t>
      </w:r>
      <w:r w:rsidR="0084063D">
        <w:t>clear</w:t>
      </w:r>
      <w:commentRangeEnd w:id="88"/>
      <w:r w:rsidR="00B753DF">
        <w:rPr>
          <w:rStyle w:val="CommentReference"/>
          <w:rFonts w:ascii="Times New Roman" w:hAnsiTheme="minorHAnsi"/>
        </w:rPr>
        <w:commentReference w:id="88"/>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4801C0ED"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del w:id="89" w:author="Michael Cramer" w:date="2020-01-21T19:04:00Z">
        <w:r w:rsidR="0020179E" w:rsidDel="0070656F">
          <w:delText xml:space="preserve">, perhaps, </w:delText>
        </w:r>
        <w:r w:rsidR="00E63877" w:rsidDel="0070656F">
          <w:delText>point</w:delText>
        </w:r>
        <w:r w:rsidR="0020179E" w:rsidDel="0070656F">
          <w:delText xml:space="preserve"> </w:delText>
        </w:r>
        <w:r w:rsidR="003C7229" w:rsidDel="0070656F">
          <w:delText>towards the second</w:delText>
        </w:r>
      </w:del>
      <w:ins w:id="90" w:author="Michael Cramer" w:date="2020-01-21T19:04:00Z">
        <w:r w:rsidR="0070656F">
          <w:t xml:space="preserve"> support the latter</w:t>
        </w:r>
      </w:ins>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commentRangeStart w:id="91"/>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commentRangeEnd w:id="91"/>
      <w:r w:rsidR="00BC6386">
        <w:rPr>
          <w:rStyle w:val="CommentReference"/>
        </w:rPr>
        <w:commentReference w:id="91"/>
      </w:r>
      <w:r w:rsidR="004B3DF5">
        <w:br w:type="page"/>
      </w:r>
    </w:p>
    <w:p w14:paraId="18D025C9" w14:textId="772E4B60" w:rsidR="00DD7CD4" w:rsidRDefault="00D04776">
      <w:pPr>
        <w:pStyle w:val="Heading1"/>
      </w:pPr>
      <w:r w:rsidRPr="008A4E97">
        <w:lastRenderedPageBreak/>
        <w:t>Tables</w:t>
      </w:r>
      <w:bookmarkEnd w:id="68"/>
    </w:p>
    <w:p w14:paraId="71033F34" w14:textId="54D07DB6"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del w:id="92" w:author="Ruan Van Mazijk" w:date="2020-01-30T12:13:00Z">
        <w:r w:rsidRPr="00FE718A" w:rsidDel="00771113">
          <w:delText xml:space="preserve">regressions </w:delText>
        </w:r>
      </w:del>
      <w:ins w:id="93" w:author="Ruan Van Mazijk" w:date="2020-01-30T12:13:00Z">
        <w:r w:rsidR="00771113">
          <w:t>ANCOVAs</w:t>
        </w:r>
        <w:r w:rsidR="00771113" w:rsidRPr="00FE718A">
          <w:t xml:space="preserve"> </w:t>
        </w:r>
      </w:ins>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9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94"/>
      <w:r w:rsidR="00BE18DF">
        <w:lastRenderedPageBreak/>
        <w:t>Figures</w:t>
      </w:r>
    </w:p>
    <w:p w14:paraId="48AA619F" w14:textId="3433817C" w:rsidR="009871CA" w:rsidDel="00DA25A6" w:rsidRDefault="00A15319" w:rsidP="00A15319">
      <w:pPr>
        <w:pStyle w:val="BodyText"/>
        <w:rPr>
          <w:moveFrom w:id="95" w:author="Ruan Van Mazijk" w:date="2020-01-30T12:15:00Z"/>
        </w:rPr>
      </w:pPr>
      <w:moveFromRangeStart w:id="96" w:author="Ruan Van Mazijk" w:date="2020-01-30T12:15:00Z" w:name="move31278947"/>
      <w:moveFrom w:id="97" w:author="Ruan Van Mazijk" w:date="2020-01-30T12:15:00Z">
        <w:r w:rsidRPr="00242181" w:rsidDel="00DA25A6">
          <w:rPr>
            <w:b/>
          </w:rPr>
          <w:lastRenderedPageBreak/>
          <w:t xml:space="preserve">Figure </w:t>
        </w:r>
        <w:r w:rsidDel="00DA25A6">
          <w:rPr>
            <w:b/>
          </w:rPr>
          <w:t>1 (next  page)</w:t>
        </w:r>
        <w:r w:rsidRPr="00242181" w:rsidDel="00DA25A6">
          <w:rPr>
            <w:b/>
          </w:rPr>
          <w:t>:</w:t>
        </w:r>
        <w:r w:rsidRPr="00EB7331" w:rsidDel="00DA25A6">
          <w:t xml:space="preserve"> </w:t>
        </w:r>
        <w:r w:rsidDel="00DA25A6">
          <w:t>HDS-scale m</w:t>
        </w:r>
        <w:r w:rsidRPr="00C9106C" w:rsidDel="00DA25A6">
          <w:t>ap</w:t>
        </w:r>
        <w:r w:rsidDel="00DA25A6">
          <w:t>s for the GCFR and SWAFR of (a,b) vascular plant species richness, (c,d) the major axis of environmental heterogeneity (PC1) from the PCA of nine forms of environmental heterogeneity (log</w:t>
        </w:r>
        <w:r w:rsidRPr="00C9106C" w:rsidDel="00DA25A6">
          <w:rPr>
            <w:vertAlign w:val="subscript"/>
          </w:rPr>
          <w:t>10</w:t>
        </w:r>
        <w:r w:rsidDel="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rsidDel="00DA25A6">
          <w:br w:type="page"/>
        </w:r>
      </w:moveFrom>
    </w:p>
    <w:moveFromRangeEnd w:id="96"/>
    <w:p w14:paraId="36FB2ED1" w14:textId="7DFD5CC3" w:rsidR="00DA25A6" w:rsidRDefault="009871CA" w:rsidP="00DA25A6">
      <w:pPr>
        <w:pStyle w:val="BodyText"/>
        <w:rPr>
          <w:moveTo w:id="98" w:author="Ruan Van Mazijk" w:date="2020-01-30T12:15:00Z"/>
        </w:rPr>
      </w:pPr>
      <w:r>
        <w:rPr>
          <w:noProof/>
          <w:lang w:val="en-ZA" w:eastAsia="en-ZA"/>
        </w:rPr>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moveToRangeStart w:id="99" w:author="Ruan Van Mazijk" w:date="2020-01-30T12:15:00Z" w:name="move31278947"/>
      <w:commentRangeStart w:id="100"/>
      <w:commentRangeStart w:id="101"/>
      <w:moveTo w:id="102" w:author="Ruan Van Mazijk" w:date="2020-01-30T12:15:00Z">
        <w:r w:rsidR="00DA25A6" w:rsidRPr="00242181">
          <w:rPr>
            <w:b/>
          </w:rPr>
          <w:lastRenderedPageBreak/>
          <w:t xml:space="preserve">Figure </w:t>
        </w:r>
        <w:r w:rsidR="00DA25A6">
          <w:rPr>
            <w:b/>
          </w:rPr>
          <w:t>1</w:t>
        </w:r>
      </w:moveTo>
      <w:commentRangeEnd w:id="100"/>
      <w:r w:rsidR="0090014E">
        <w:rPr>
          <w:rStyle w:val="CommentReference"/>
          <w:rFonts w:ascii="Times New Roman" w:hAnsiTheme="minorHAnsi"/>
        </w:rPr>
        <w:commentReference w:id="100"/>
      </w:r>
      <w:moveTo w:id="103" w:author="Ruan Van Mazijk" w:date="2020-01-30T12:15:00Z">
        <w:r w:rsidR="00DA25A6">
          <w:rPr>
            <w:b/>
          </w:rPr>
          <w:t xml:space="preserve"> </w:t>
        </w:r>
      </w:moveTo>
      <w:commentRangeEnd w:id="101"/>
      <w:r w:rsidR="0090014E">
        <w:rPr>
          <w:rStyle w:val="CommentReference"/>
          <w:rFonts w:ascii="Times New Roman" w:hAnsiTheme="minorHAnsi"/>
        </w:rPr>
        <w:commentReference w:id="101"/>
      </w:r>
      <w:moveTo w:id="104" w:author="Ruan Van Mazijk" w:date="2020-01-30T12:15:00Z">
        <w:r w:rsidR="00DA25A6">
          <w:rPr>
            <w:b/>
          </w:rPr>
          <w:t>(</w:t>
        </w:r>
        <w:del w:id="105" w:author="Ruan Van Mazijk" w:date="2020-01-30T12:15:00Z">
          <w:r w:rsidR="00DA25A6" w:rsidDel="00DA25A6">
            <w:rPr>
              <w:b/>
            </w:rPr>
            <w:delText>next</w:delText>
          </w:r>
        </w:del>
      </w:moveTo>
      <w:ins w:id="106" w:author="Ruan Van Mazijk" w:date="2020-01-30T12:15:00Z">
        <w:r w:rsidR="00DA25A6">
          <w:rPr>
            <w:b/>
          </w:rPr>
          <w:t>previous</w:t>
        </w:r>
      </w:ins>
      <w:moveTo w:id="107" w:author="Ruan Van Mazijk" w:date="2020-01-30T12:15:00Z">
        <w:r w:rsidR="00DA25A6">
          <w:rPr>
            <w:b/>
          </w:rPr>
          <w:t xml:space="preserve"> </w:t>
        </w:r>
        <w:del w:id="108" w:author="Ruan Van Mazijk" w:date="2020-01-30T12:15:00Z">
          <w:r w:rsidR="00DA25A6" w:rsidDel="00DA25A6">
            <w:rPr>
              <w:b/>
            </w:rPr>
            <w:delText xml:space="preserve"> </w:delText>
          </w:r>
        </w:del>
        <w:r w:rsidR="00DA25A6">
          <w:rPr>
            <w:b/>
          </w:rPr>
          <w:t>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moveTo>
      <w:ins w:id="109" w:author="Ruan Van Mazijk" w:date="2020-01-30T15:28:00Z">
        <w:r w:rsidR="009863F5">
          <w:t xml:space="preserve"> (</w:t>
        </w:r>
        <w:r w:rsidR="009863F5" w:rsidRPr="009863F5">
          <w:rPr>
            <w:i/>
            <w:iCs/>
            <w:rPrChange w:id="110" w:author="Ruan Van Mazijk" w:date="2020-01-30T15:28:00Z">
              <w:rPr/>
            </w:rPrChange>
          </w:rPr>
          <w:t>S</w:t>
        </w:r>
        <w:r w:rsidR="009863F5">
          <w:rPr>
            <w:vertAlign w:val="subscript"/>
          </w:rPr>
          <w:t>HDS</w:t>
        </w:r>
        <w:r w:rsidR="009863F5">
          <w:t>)</w:t>
        </w:r>
      </w:ins>
      <w:moveTo w:id="111" w:author="Ruan Van Mazijk" w:date="2020-01-30T12:15:00Z">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moveTo>
    </w:p>
    <w:moveToRangeEnd w:id="99"/>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commentRangeStart w:id="112"/>
      <w:r w:rsidR="00F330A8" w:rsidRPr="006B3905">
        <w:t>Frequency</w:t>
      </w:r>
      <w:r w:rsidR="00F330A8" w:rsidRPr="00832261">
        <w:t xml:space="preserve"> </w:t>
      </w:r>
      <w:commentRangeEnd w:id="112"/>
      <w:r w:rsidR="00F5444D">
        <w:rPr>
          <w:rStyle w:val="CommentReference"/>
          <w:rFonts w:ascii="Times New Roman" w:hAnsiTheme="minorHAnsi"/>
        </w:rPr>
        <w:commentReference w:id="112"/>
      </w:r>
      <w:r w:rsidR="00F330A8" w:rsidRPr="00832261">
        <w:t>d</w:t>
      </w:r>
      <w:r w:rsidRPr="00832261">
        <w:t xml:space="preserve">istributions of </w:t>
      </w:r>
      <w:r w:rsidR="00F8403E" w:rsidRPr="00832261">
        <w:t xml:space="preserve">vascular plant species richness </w:t>
      </w:r>
      <w:ins w:id="113" w:author="Ruan Van Mazijk" w:date="2020-01-30T15:29:00Z">
        <w:r w:rsidR="007E6163">
          <w:t>(</w:t>
        </w:r>
        <w:r w:rsidR="007E6163" w:rsidRPr="007E6163">
          <w:rPr>
            <w:i/>
            <w:iCs/>
            <w:rPrChange w:id="114" w:author="Ruan Van Mazijk" w:date="2020-01-30T15:29:00Z">
              <w:rPr/>
            </w:rPrChange>
          </w:rPr>
          <w:t>S</w:t>
        </w:r>
        <w:r w:rsidR="007E6163">
          <w:t xml:space="preserve">) </w:t>
        </w:r>
      </w:ins>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115"/>
      <w:r w:rsidRPr="00CC1818">
        <w:t xml:space="preserve">contour lines </w:t>
      </w:r>
      <w:commentRangeEnd w:id="115"/>
      <w:r w:rsidR="00DD6E28">
        <w:rPr>
          <w:rStyle w:val="CommentReference"/>
          <w:rFonts w:ascii="Times New Roman" w:hAnsiTheme="minorHAnsi"/>
        </w:rPr>
        <w:commentReference w:id="115"/>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116"/>
      <w:r w:rsidR="00E959AF">
        <w:t>SWAFR</w:t>
      </w:r>
      <w:ins w:id="117" w:author="Michael Cramer" w:date="2020-01-21T17:53:00Z">
        <w:r w:rsidR="00D45A25">
          <w:t>,</w:t>
        </w:r>
      </w:ins>
      <w:r w:rsidR="00E959AF">
        <w:t xml:space="preserve"> respectively </w:t>
      </w:r>
      <w:commentRangeEnd w:id="116"/>
      <w:r w:rsidR="00D45A25">
        <w:rPr>
          <w:rStyle w:val="CommentReference"/>
          <w:rFonts w:ascii="Times New Roman" w:hAnsiTheme="minorHAnsi"/>
        </w:rPr>
        <w:commentReference w:id="116"/>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118"/>
      <w:r w:rsidR="00E7325B">
        <w:t>hotpots</w:t>
      </w:r>
      <w:commentRangeEnd w:id="118"/>
      <w:r w:rsidR="00D45A25">
        <w:rPr>
          <w:rStyle w:val="CommentReference"/>
          <w:rFonts w:ascii="Times New Roman" w:hAnsiTheme="minorHAnsi"/>
        </w:rPr>
        <w:commentReference w:id="118"/>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11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120"/>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120"/>
      <w:r w:rsidR="00DD6E28">
        <w:rPr>
          <w:rStyle w:val="CommentReference"/>
          <w:rFonts w:ascii="Times New Roman" w:hAnsiTheme="minorHAnsi"/>
        </w:rPr>
        <w:commentReference w:id="120"/>
      </w:r>
    </w:p>
    <w:p w14:paraId="3FB275CB" w14:textId="782BA677" w:rsidR="00DD2348" w:rsidRDefault="005F0FFB" w:rsidP="0018462C">
      <w:pPr>
        <w:pStyle w:val="Heading1"/>
      </w:pPr>
      <w:r w:rsidRPr="002C20EB">
        <w:t>References</w:t>
      </w:r>
      <w:bookmarkEnd w:id="119"/>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3:00Z" w:initials="MC">
    <w:p w14:paraId="6EA9D13A" w14:textId="7AB0E35D" w:rsidR="00BC6386" w:rsidRDefault="00BC6386">
      <w:pPr>
        <w:pStyle w:val="CommentText"/>
      </w:pPr>
      <w:r>
        <w:rPr>
          <w:rStyle w:val="CommentReference"/>
        </w:rPr>
        <w:annotationRef/>
      </w:r>
      <w:proofErr w:type="spellStart"/>
      <w:r>
        <w:t>Heterogeniety</w:t>
      </w:r>
      <w:proofErr w:type="spellEnd"/>
      <w:r>
        <w:t xml:space="preserve"> explained by heterogeneity in this sentence</w:t>
      </w:r>
    </w:p>
  </w:comment>
  <w:comment w:id="8" w:author="Michael Cramer" w:date="2020-01-29T14:54:00Z" w:initials="MC">
    <w:p w14:paraId="3B33B4F1" w14:textId="29F8C2F5" w:rsidR="00BC6386" w:rsidRDefault="00BC6386">
      <w:pPr>
        <w:pStyle w:val="CommentText"/>
      </w:pPr>
      <w:r>
        <w:rPr>
          <w:rStyle w:val="CommentReference"/>
        </w:rPr>
        <w:annotationRef/>
      </w:r>
      <w:r>
        <w:t xml:space="preserve">Students commented that not all abbreviations declared on first mention. </w:t>
      </w:r>
    </w:p>
  </w:comment>
  <w:comment w:id="9"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11"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13"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16"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35"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37"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4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4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44" w:author="Michael Cramer" w:date="2020-01-29T15:05:00Z" w:initials="MC">
    <w:p w14:paraId="36B615D9" w14:textId="6C341F8E" w:rsidR="00BC6386" w:rsidRDefault="00BC6386">
      <w:pPr>
        <w:pStyle w:val="CommentText"/>
      </w:pPr>
      <w:r>
        <w:rPr>
          <w:rStyle w:val="CommentReference"/>
        </w:rPr>
        <w:annotationRef/>
      </w:r>
      <w:r>
        <w:t>This should be for DS!!!</w:t>
      </w:r>
    </w:p>
  </w:comment>
  <w:comment w:id="48"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58"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59" w:author="Michael Cramer" w:date="2020-01-21T17:41:00Z" w:initials="MC">
    <w:p w14:paraId="603C8862" w14:textId="2CD9A1E0" w:rsidR="00BC6386" w:rsidRDefault="00BC6386">
      <w:pPr>
        <w:pStyle w:val="CommentText"/>
      </w:pPr>
      <w:r>
        <w:rPr>
          <w:rStyle w:val="CommentReference"/>
        </w:rPr>
        <w:annotationRef/>
      </w:r>
      <w:r>
        <w:t>Which fig?</w:t>
      </w:r>
    </w:p>
  </w:comment>
  <w:comment w:id="62"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63" w:author="Michael Cramer" w:date="2020-01-21T17:51:00Z" w:initials="MC">
    <w:p w14:paraId="6F744210" w14:textId="1C8D7526" w:rsidR="00BC6386" w:rsidRDefault="00BC6386">
      <w:pPr>
        <w:pStyle w:val="CommentText"/>
      </w:pPr>
      <w:r>
        <w:rPr>
          <w:rStyle w:val="CommentReference"/>
        </w:rPr>
        <w:annotationRef/>
      </w:r>
      <w:r>
        <w:t>Refer fig here</w:t>
      </w:r>
    </w:p>
  </w:comment>
  <w:comment w:id="64"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65" w:author="Michael Cramer" w:date="2020-01-21T18:21:00Z" w:initials="MC">
    <w:p w14:paraId="15DAAED6" w14:textId="487C74D0" w:rsidR="00BC6386" w:rsidRDefault="00BC6386">
      <w:pPr>
        <w:pStyle w:val="CommentText"/>
      </w:pPr>
      <w:r>
        <w:rPr>
          <w:rStyle w:val="CommentReference"/>
        </w:rPr>
        <w:annotationRef/>
      </w:r>
      <w:r>
        <w:t>Horrible sentence!</w:t>
      </w:r>
    </w:p>
  </w:comment>
  <w:comment w:id="66"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67"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69" w:author="Michael Cramer" w:date="2020-01-21T18:32:00Z" w:initials="MC">
    <w:p w14:paraId="08FD9056" w14:textId="634F5059" w:rsidR="00BC6386" w:rsidRDefault="00BC6386">
      <w:pPr>
        <w:pStyle w:val="CommentText"/>
      </w:pPr>
      <w:r>
        <w:rPr>
          <w:rStyle w:val="CommentReference"/>
        </w:rPr>
        <w:annotationRef/>
      </w:r>
      <w:r>
        <w:t>On the basis of?</w:t>
      </w:r>
    </w:p>
  </w:comment>
  <w:comment w:id="70"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71"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72"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73"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79" w:author="Michael Cramer" w:date="2020-01-29T15:06:00Z" w:initials="MC">
    <w:p w14:paraId="13294229" w14:textId="608CD065" w:rsidR="00BC6386" w:rsidRDefault="00BC6386">
      <w:pPr>
        <w:pStyle w:val="CommentText"/>
      </w:pPr>
      <w:r>
        <w:rPr>
          <w:rStyle w:val="CommentReference"/>
        </w:rPr>
        <w:annotationRef/>
      </w:r>
      <w:r>
        <w:t xml:space="preserve">I was taught that this is NOT punctuation. </w:t>
      </w:r>
    </w:p>
  </w:comment>
  <w:comment w:id="84"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85"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86" w:author="Michael Cramer" w:date="2020-01-21T19:00:00Z" w:initials="MC">
    <w:p w14:paraId="42CCC1A1" w14:textId="2A75BE4E" w:rsidR="00BC6386" w:rsidRDefault="00BC6386">
      <w:pPr>
        <w:pStyle w:val="CommentText"/>
      </w:pPr>
      <w:r>
        <w:rPr>
          <w:rStyle w:val="CommentReference"/>
        </w:rPr>
        <w:annotationRef/>
      </w:r>
      <w:r>
        <w:t>Start of sentence???</w:t>
      </w:r>
    </w:p>
  </w:comment>
  <w:comment w:id="88" w:author="Michael Cramer" w:date="2020-01-21T19:02:00Z" w:initials="MC">
    <w:p w14:paraId="33809609" w14:textId="17BC86DE" w:rsidR="00BC6386" w:rsidRDefault="00BC6386">
      <w:pPr>
        <w:pStyle w:val="CommentText"/>
      </w:pPr>
      <w:r>
        <w:rPr>
          <w:rStyle w:val="CommentReference"/>
        </w:rPr>
        <w:annotationRef/>
      </w:r>
      <w:r>
        <w:t>Why?</w:t>
      </w:r>
    </w:p>
  </w:comment>
  <w:comment w:id="91" w:author="Michael Cramer" w:date="2020-01-29T15:09:00Z" w:initials="MC">
    <w:p w14:paraId="669B9784" w14:textId="44627712" w:rsidR="00BC6386" w:rsidRDefault="00BC6386">
      <w:pPr>
        <w:pStyle w:val="CommentText"/>
      </w:pPr>
      <w:r>
        <w:rPr>
          <w:rStyle w:val="CommentReference"/>
        </w:rPr>
        <w:annotationRef/>
      </w:r>
      <w:r>
        <w:t xml:space="preserve">The students commented on  the excessive lengths of several sentences. Especially this one. </w:t>
      </w:r>
    </w:p>
  </w:comment>
  <w:comment w:id="100"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101"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 w:id="112"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115"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116"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118" w:author="Michael Cramer" w:date="2020-01-21T17:54:00Z" w:initials="MC">
    <w:p w14:paraId="6EBE4948" w14:textId="2531A1A6" w:rsidR="00BC6386" w:rsidRDefault="00BC6386">
      <w:pPr>
        <w:pStyle w:val="CommentText"/>
      </w:pPr>
      <w:r>
        <w:rPr>
          <w:rStyle w:val="CommentReference"/>
        </w:rPr>
        <w:annotationRef/>
      </w:r>
      <w:r>
        <w:t>Something cooking?</w:t>
      </w:r>
    </w:p>
  </w:comment>
  <w:comment w:id="120" w:author="Michael Cramer" w:date="2020-01-21T19:10:00Z" w:initials="MC">
    <w:p w14:paraId="1675CC89" w14:textId="5A9E40FE" w:rsidR="00BC6386" w:rsidRDefault="00BC6386">
      <w:pPr>
        <w:pStyle w:val="CommentText"/>
      </w:pPr>
      <w:r>
        <w:rPr>
          <w:rStyle w:val="CommentReference"/>
        </w:rPr>
        <w:annotationRef/>
      </w:r>
      <w:r>
        <w:t xml:space="preserve">Ruan, we did have a discussion of this. I think the </w:t>
      </w:r>
      <w:proofErr w:type="spellStart"/>
      <w:r>
        <w:t>rasters</w:t>
      </w:r>
      <w:proofErr w:type="spellEnd"/>
      <w:r>
        <w:t xml:space="preserve"> on dryad are perhaps questionable</w:t>
      </w:r>
      <w:r>
        <w:t>…</w:t>
      </w:r>
      <w:r>
        <w:t>? It could be argued that the cleaned species list might be useful</w:t>
      </w:r>
      <w: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A9D13A" w15:done="1"/>
  <w15:commentEx w15:paraId="3B33B4F1" w15:done="1"/>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36B615D9" w15:done="1"/>
  <w15:commentEx w15:paraId="20DE24DD" w15:done="0"/>
  <w15:commentEx w15:paraId="7A995306" w15:done="0"/>
  <w15:commentEx w15:paraId="603C8862" w15:done="1"/>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13294229" w15:done="0"/>
  <w15:commentEx w15:paraId="7FA66952" w15:done="0"/>
  <w15:commentEx w15:paraId="6AF0ADCE" w15:done="0"/>
  <w15:commentEx w15:paraId="42CCC1A1" w15:done="0"/>
  <w15:commentEx w15:paraId="33809609" w15:done="0"/>
  <w15:commentEx w15:paraId="669B9784" w15:done="0"/>
  <w15:commentEx w15:paraId="3B2F63F5" w15:done="0"/>
  <w15:commentEx w15:paraId="258F6084"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A9D13A" w16cid:durableId="21DC1AED"/>
  <w16cid:commentId w16cid:paraId="3B33B4F1" w16cid:durableId="21DC1B42"/>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36B615D9" w16cid:durableId="21DC1DA9"/>
  <w16cid:commentId w16cid:paraId="20DE24DD" w16cid:durableId="21D1AA11"/>
  <w16cid:commentId w16cid:paraId="7A995306" w16cid:durableId="21D1AC5A"/>
  <w16cid:commentId w16cid:paraId="603C8862" w16cid:durableId="21D1B655"/>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13294229" w16cid:durableId="21DC1DF1"/>
  <w16cid:commentId w16cid:paraId="7FA66952" w16cid:durableId="21D1C83B"/>
  <w16cid:commentId w16cid:paraId="6AF0ADCE" w16cid:durableId="21D1C8A8"/>
  <w16cid:commentId w16cid:paraId="42CCC1A1" w16cid:durableId="21D1C8D8"/>
  <w16cid:commentId w16cid:paraId="33809609" w16cid:durableId="21D1C945"/>
  <w16cid:commentId w16cid:paraId="669B9784" w16cid:durableId="21DC1E95"/>
  <w16cid:commentId w16cid:paraId="3B2F63F5" w16cid:durableId="21DD73BD"/>
  <w16cid:commentId w16cid:paraId="258F6084" w16cid:durableId="21DD73D3"/>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59D98" w14:textId="77777777" w:rsidR="000A014C" w:rsidRDefault="000A014C">
      <w:pPr>
        <w:spacing w:after="0"/>
      </w:pPr>
      <w:r>
        <w:separator/>
      </w:r>
    </w:p>
  </w:endnote>
  <w:endnote w:type="continuationSeparator" w:id="0">
    <w:p w14:paraId="64139911" w14:textId="77777777" w:rsidR="000A014C" w:rsidRDefault="000A014C">
      <w:pPr>
        <w:spacing w:after="0"/>
      </w:pPr>
      <w:r>
        <w:continuationSeparator/>
      </w:r>
    </w:p>
  </w:endnote>
  <w:endnote w:type="continuationNotice" w:id="1">
    <w:p w14:paraId="7079DC90" w14:textId="77777777" w:rsidR="000A014C" w:rsidRDefault="000A014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24EFE" w14:textId="77777777" w:rsidR="000A014C" w:rsidRDefault="000A014C">
      <w:r>
        <w:separator/>
      </w:r>
    </w:p>
  </w:footnote>
  <w:footnote w:type="continuationSeparator" w:id="0">
    <w:p w14:paraId="383B73B7" w14:textId="77777777" w:rsidR="000A014C" w:rsidRDefault="000A014C">
      <w:r>
        <w:continuationSeparator/>
      </w:r>
    </w:p>
  </w:footnote>
  <w:footnote w:type="continuationNotice" w:id="1">
    <w:p w14:paraId="4AAA34D9" w14:textId="77777777" w:rsidR="000A014C" w:rsidRDefault="000A014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014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7A27-4CA9-4A61-A7EA-8B97D3D7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27</Pages>
  <Words>40867</Words>
  <Characters>232944</Characters>
  <Application>Microsoft Office Word</Application>
  <DocSecurity>0</DocSecurity>
  <Lines>1941</Lines>
  <Paragraphs>546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273265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32</cp:revision>
  <cp:lastPrinted>2020-01-06T10:27:00Z</cp:lastPrinted>
  <dcterms:created xsi:type="dcterms:W3CDTF">2020-01-29T13:10:00Z</dcterms:created>
  <dcterms:modified xsi:type="dcterms:W3CDTF">2020-01-30T13:30:00Z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